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pageBreakBefore w:val="0"/>
        <w:widowControl w:val="0"/>
        <w:pBdr>
          <w:top w:val="none" w:color="auto" w:sz="0" w:space="0"/>
          <w:left w:val="none" w:color="auto" w:sz="0" w:space="0"/>
          <w:bottom w:val="none" w:color="auto" w:sz="0" w:space="0"/>
          <w:right w:val="none" w:color="auto" w:sz="0" w:space="0"/>
          <w:between w:val="single" w:color="auto" w:sz="4" w:space="0"/>
        </w:pBdr>
        <w:kinsoku/>
        <w:wordWrap/>
        <w:overflowPunct/>
        <w:topLinePunct w:val="0"/>
        <w:autoSpaceDE/>
        <w:autoSpaceDN/>
        <w:bidi w:val="0"/>
        <w:adjustRightInd/>
        <w:snapToGrid/>
        <w:spacing w:before="0" w:after="0" w:line="0" w:lineRule="atLeast"/>
        <w:ind w:left="0" w:leftChars="0" w:right="0" w:rightChars="0" w:firstLine="0" w:firstLineChars="0"/>
        <w:jc w:val="left"/>
        <w:textAlignment w:val="auto"/>
        <w:rPr>
          <w:rFonts w:hint="default" w:ascii="Kinnari" w:hAnsi="Kinnari" w:cs="Kinnari"/>
          <w:color w:val="4C4C4C" w:themeColor="text1"/>
          <w:sz w:val="24"/>
          <w:szCs w:val="24"/>
          <w14:textFill>
            <w14:solidFill>
              <w14:schemeClr w14:val="tx1"/>
            </w14:solidFill>
          </w14:textFill>
        </w:rPr>
      </w:pPr>
    </w:p>
    <w:p>
      <w:pPr>
        <w:pStyle w:val="2"/>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after="0" w:line="0" w:lineRule="atLeast"/>
        <w:ind w:left="0" w:leftChars="0" w:right="0" w:rightChars="0" w:firstLine="420" w:firstLineChars="0"/>
        <w:jc w:val="left"/>
        <w:textAlignment w:val="auto"/>
        <w:rPr>
          <w:rFonts w:hint="default" w:ascii="Kinnari" w:hAnsi="Kinnari" w:cs="Kinnari"/>
          <w:color w:val="4C4C4C" w:themeColor="text1"/>
          <w:sz w:val="28"/>
          <w:szCs w:val="28"/>
          <w:u w:val="double"/>
          <w14:textFill>
            <w14:solidFill>
              <w14:schemeClr w14:val="tx1"/>
            </w14:solidFill>
          </w14:textFill>
        </w:rPr>
      </w:pPr>
      <w:r>
        <w:rPr>
          <w:rFonts w:hint="default" w:ascii="Kinnari" w:hAnsi="Kinnari" w:cs="Kinnari"/>
          <w:color w:val="4C4C4C" w:themeColor="text1"/>
          <w:sz w:val="28"/>
          <w:szCs w:val="28"/>
          <w:u w:val="double"/>
          <w14:textFill>
            <w14:solidFill>
              <w14:schemeClr w14:val="tx1"/>
            </w14:solidFill>
          </w14:textFill>
        </w:rPr>
        <w:t xml:space="preserve">   </w:t>
      </w:r>
      <w:bookmarkStart w:id="0" w:name="_Toc1464192617"/>
      <w:bookmarkStart w:id="1" w:name="_Toc1186062141"/>
      <w:bookmarkStart w:id="2" w:name="_Toc1628670536"/>
      <w:r>
        <w:rPr>
          <w:rFonts w:hint="default" w:ascii="Kinnari" w:hAnsi="Kinnari" w:cs="Kinnari"/>
          <w:color w:val="4C4C4C" w:themeColor="text1"/>
          <w:sz w:val="28"/>
          <w:szCs w:val="28"/>
          <w:u w:val="double"/>
          <w14:textFill>
            <w14:solidFill>
              <w14:schemeClr w14:val="tx1"/>
            </w14:solidFill>
          </w14:textFill>
        </w:rPr>
        <w:t>Mini-Project Report</w:t>
      </w:r>
      <w:bookmarkEnd w:id="0"/>
      <w:bookmarkEnd w:id="1"/>
      <w:bookmarkEnd w:id="2"/>
      <w:r>
        <w:rPr>
          <w:rFonts w:hint="default" w:ascii="Kinnari" w:hAnsi="Kinnari" w:cs="Kinnari"/>
          <w:color w:val="4C4C4C" w:themeColor="text1"/>
          <w:sz w:val="28"/>
          <w:szCs w:val="28"/>
          <w:u w:val="double"/>
          <w14:textFill>
            <w14:solidFill>
              <w14:schemeClr w14:val="tx1"/>
            </w14:solidFill>
          </w14:textFill>
        </w:rPr>
        <w:t xml:space="preserve">   </w:t>
      </w:r>
    </w:p>
    <w:p>
      <w:pPr>
        <w:pStyle w:val="2"/>
        <w:pageBreakBefore w:val="0"/>
        <w:widowControl w:val="0"/>
        <w:kinsoku/>
        <w:wordWrap/>
        <w:overflowPunct/>
        <w:topLinePunct w:val="0"/>
        <w:autoSpaceDE/>
        <w:autoSpaceDN/>
        <w:bidi w:val="0"/>
        <w:adjustRightInd/>
        <w:snapToGrid/>
        <w:spacing w:before="0" w:after="0" w:line="0" w:lineRule="atLeast"/>
        <w:ind w:left="0" w:leftChars="0" w:right="0" w:rightChars="0" w:firstLine="0" w:firstLineChars="0"/>
        <w:jc w:val="center"/>
        <w:textAlignment w:val="auto"/>
        <w:rPr>
          <w:rFonts w:hint="default" w:ascii="URW Chancery L" w:hAnsi="URW Chancery L" w:cs="URW Chancery L"/>
          <w:color w:val="FFFFFF" w:themeColor="background1"/>
          <w:sz w:val="52"/>
          <w:szCs w:val="52"/>
          <w14:textFill>
            <w14:solidFill>
              <w14:schemeClr w14:val="bg1"/>
            </w14:solidFill>
          </w14:textFill>
        </w:rPr>
      </w:pP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center"/>
        <w:textAlignment w:val="auto"/>
        <w:outlineLvl w:val="9"/>
        <w:rPr>
          <w:rFonts w:hint="default" w:ascii="URW Chancery L" w:hAnsi="URW Chancery L" w:cs="URW Chancery L"/>
          <w:color w:val="FFFFFF" w:themeColor="background1"/>
          <w:sz w:val="52"/>
          <w:szCs w:val="52"/>
          <w14:textFill>
            <w14:solidFill>
              <w14:schemeClr w14:val="bg1"/>
            </w14:solidFill>
          </w14:textFill>
        </w:rPr>
      </w:pPr>
      <w:r>
        <w:rPr>
          <w:rFonts w:hint="default" w:ascii="URW Chancery L" w:hAnsi="URW Chancery L" w:cs="URW Chancery L"/>
          <w:color w:val="FFFFFF" w:themeColor="background1"/>
          <w:sz w:val="52"/>
          <w:szCs w:val="52"/>
          <w14:textFill>
            <w14:solidFill>
              <w14:schemeClr w14:val="bg1"/>
            </w14:solidFill>
          </w14:textFill>
        </w:rPr>
        <w:drawing>
          <wp:inline distT="0" distB="0" distL="114300" distR="114300">
            <wp:extent cx="5760085" cy="450215"/>
            <wp:effectExtent l="0" t="0" r="0" b="6985"/>
            <wp:docPr id="4" name="Picture 4" descr="loggoo">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goo"/>
                    <pic:cNvPicPr>
                      <a:picLocks noChangeAspect="1"/>
                    </pic:cNvPicPr>
                  </pic:nvPicPr>
                  <pic:blipFill>
                    <a:blip r:embed="rId9">
                      <a:clrChange>
                        <a:clrFrom>
                          <a:srgbClr val="27271D">
                            <a:alpha val="15294"/>
                          </a:srgbClr>
                        </a:clrFrom>
                        <a:clrTo>
                          <a:srgbClr val="27271D">
                            <a:alpha val="15294"/>
                            <a:alpha val="0"/>
                          </a:srgbClr>
                        </a:clrTo>
                      </a:clrChange>
                    </a:blip>
                    <a:stretch>
                      <a:fillRect/>
                    </a:stretch>
                  </pic:blipFill>
                  <pic:spPr>
                    <a:xfrm>
                      <a:off x="0" y="0"/>
                      <a:ext cx="5760085" cy="4502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center"/>
        <w:textAlignment w:val="auto"/>
        <w:outlineLvl w:val="9"/>
        <w:rPr>
          <w:rFonts w:hint="default" w:ascii="URW Chancery L" w:hAnsi="URW Chancery L" w:cs="URW Chancery L"/>
          <w:color w:val="FFFFFF" w:themeColor="background1"/>
          <w:sz w:val="52"/>
          <w:szCs w:val="52"/>
          <w14:textFill>
            <w14:solidFill>
              <w14:schemeClr w14:val="bg1"/>
            </w14:solidFill>
          </w14:textFill>
        </w:rPr>
      </w:pPr>
      <w:r>
        <w:rPr>
          <w:rFonts w:hint="default" w:ascii="URW Chancery L" w:hAnsi="URW Chancery L" w:cs="URW Chancery L"/>
          <w:color w:val="FFFFFF" w:themeColor="background1"/>
          <w:sz w:val="52"/>
          <w:szCs w:val="52"/>
          <w14:textFill>
            <w14:solidFill>
              <w14:schemeClr w14:val="bg1"/>
            </w14:solidFill>
          </w14:textFill>
        </w:rPr>
        <w:t>S</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center"/>
        <w:textAlignment w:val="auto"/>
        <w:outlineLvl w:val="9"/>
        <w:rPr>
          <w:rFonts w:hint="default" w:ascii="URW Chancery L" w:hAnsi="URW Chancery L" w:cs="URW Chancery L"/>
          <w:color w:val="FFFFFF" w:themeColor="background1"/>
          <w:sz w:val="52"/>
          <w:szCs w:val="52"/>
          <w14:textFill>
            <w14:solidFill>
              <w14:schemeClr w14:val="bg1"/>
            </w14:solidFill>
          </w14:textFill>
        </w:rPr>
      </w:pP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center"/>
        <w:textAlignment w:val="auto"/>
        <w:outlineLvl w:val="9"/>
        <w:rPr>
          <w:rFonts w:hint="default" w:ascii="URW Chancery L" w:hAnsi="URW Chancery L" w:cs="URW Chancery L"/>
          <w:color w:val="4C4C4C" w:themeColor="text1"/>
          <w:sz w:val="52"/>
          <w:szCs w:val="52"/>
          <w14:textFill>
            <w14:solidFill>
              <w14:schemeClr w14:val="tx1"/>
            </w14:solidFill>
          </w14:textFill>
        </w:rPr>
      </w:pPr>
      <w:r>
        <w:rPr>
          <w:rFonts w:hint="default" w:ascii="URW Chancery L" w:hAnsi="URW Chancery L" w:cs="URW Chancery L"/>
          <w:color w:val="4C4C4C" w:themeColor="text1"/>
          <w:sz w:val="52"/>
          <w:szCs w:val="52"/>
          <w14:textFill>
            <w14:solidFill>
              <w14:schemeClr w14:val="tx1"/>
            </w14:solidFill>
          </w14:textFill>
        </w:rPr>
        <w:t xml:space="preserve">Project Report on Training &amp; Placement Cell Website </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center"/>
        <w:textAlignment w:val="auto"/>
        <w:outlineLvl w:val="9"/>
        <w:rPr>
          <w:rFonts w:hint="default" w:ascii="URW Chancery L" w:hAnsi="URW Chancery L" w:cs="URW Chancery L"/>
          <w:color w:val="4C4C4C" w:themeColor="text1"/>
          <w:sz w:val="52"/>
          <w:szCs w:val="52"/>
          <w14:textFill>
            <w14:solidFill>
              <w14:schemeClr w14:val="tx1"/>
            </w14:solidFill>
          </w14:textFill>
        </w:rPr>
      </w:pPr>
      <w:r>
        <w:rPr>
          <w:rFonts w:hint="default" w:ascii="URW Chancery L" w:hAnsi="URW Chancery L" w:cs="URW Chancery L"/>
          <w:color w:val="4C4C4C" w:themeColor="text1"/>
          <w:sz w:val="52"/>
          <w:szCs w:val="52"/>
          <w14:textFill>
            <w14:solidFill>
              <w14:schemeClr w14:val="tx1"/>
            </w14:solidFill>
          </w14:textFill>
        </w:rPr>
        <w:t xml:space="preserve">Submitted By </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center"/>
        <w:textAlignment w:val="auto"/>
        <w:outlineLvl w:val="9"/>
        <w:rPr>
          <w:rFonts w:hint="default" w:ascii="URW Chancery L" w:hAnsi="URW Chancery L" w:cs="URW Chancery L"/>
          <w:b/>
          <w:bCs/>
          <w:color w:val="4C4C4C" w:themeColor="text1"/>
          <w:sz w:val="52"/>
          <w:szCs w:val="52"/>
          <w14:textFill>
            <w14:solidFill>
              <w14:schemeClr w14:val="tx1"/>
            </w14:solidFill>
          </w14:textFill>
        </w:rPr>
      </w:pPr>
      <w:r>
        <w:rPr>
          <w:rFonts w:hint="default" w:ascii="URW Chancery L" w:hAnsi="URW Chancery L" w:cs="URW Chancery L"/>
          <w:b/>
          <w:bCs/>
          <w:color w:val="4C4C4C" w:themeColor="text1"/>
          <w:sz w:val="52"/>
          <w:szCs w:val="52"/>
          <w14:textFill>
            <w14:solidFill>
              <w14:schemeClr w14:val="tx1"/>
            </w14:solidFill>
          </w14:textFill>
        </w:rPr>
        <w:t>Rahul</w:t>
      </w:r>
      <w:r>
        <w:rPr>
          <w:rFonts w:hint="default" w:ascii="URW Chancery L" w:hAnsi="URW Chancery L" w:cs="URW Chancery L"/>
          <w:b/>
          <w:bCs/>
          <w:color w:val="4C4C4C" w:themeColor="text1"/>
          <w:sz w:val="52"/>
          <w:szCs w:val="52"/>
          <w14:textFill>
            <w14:solidFill>
              <w14:schemeClr w14:val="tx1"/>
            </w14:solidFill>
          </w14:textFill>
        </w:rPr>
        <w:t xml:space="preserve"> (1501</w:t>
      </w:r>
      <w:r>
        <w:rPr>
          <w:rFonts w:hint="default" w:ascii="URW Chancery L" w:hAnsi="URW Chancery L" w:cs="URW Chancery L"/>
          <w:b/>
          <w:bCs/>
          <w:color w:val="4C4C4C" w:themeColor="text1"/>
          <w:sz w:val="52"/>
          <w:szCs w:val="52"/>
          <w14:textFill>
            <w14:solidFill>
              <w14:schemeClr w14:val="tx1"/>
            </w14:solidFill>
          </w14:textFill>
        </w:rPr>
        <w:t>4027</w:t>
      </w:r>
      <w:r>
        <w:rPr>
          <w:rFonts w:hint="default" w:ascii="URW Chancery L" w:hAnsi="URW Chancery L" w:cs="URW Chancery L"/>
          <w:b/>
          <w:bCs/>
          <w:color w:val="4C4C4C" w:themeColor="text1"/>
          <w:sz w:val="52"/>
          <w:szCs w:val="52"/>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center"/>
        <w:textAlignment w:val="auto"/>
        <w:outlineLvl w:val="9"/>
        <w:rPr>
          <w:rFonts w:hint="default" w:ascii="URW Chancery L" w:hAnsi="URW Chancery L" w:cs="URW Chancery L"/>
          <w:color w:val="4C4C4C" w:themeColor="text1"/>
          <w:sz w:val="52"/>
          <w:szCs w:val="52"/>
          <w14:textFill>
            <w14:solidFill>
              <w14:schemeClr w14:val="tx1"/>
            </w14:solidFill>
          </w14:textFill>
        </w:rPr>
      </w:pPr>
      <w:r>
        <w:rPr>
          <w:rFonts w:hint="default" w:ascii="Kinnari" w:hAnsi="Kinnari" w:cs="Kinnari"/>
          <w:b/>
          <w:bCs/>
          <w:color w:val="FFFFFF" w:themeColor="background1"/>
          <w:sz w:val="22"/>
          <w:szCs w:val="22"/>
          <w14:textFill>
            <w14:solidFill>
              <w14:schemeClr w14:val="bg1"/>
            </w14:solidFill>
          </w14:textFill>
        </w:rPr>
        <w:drawing>
          <wp:anchor distT="0" distB="0" distL="114300" distR="114300" simplePos="0" relativeHeight="251658240" behindDoc="1" locked="0" layoutInCell="1" allowOverlap="1">
            <wp:simplePos x="0" y="0"/>
            <wp:positionH relativeFrom="column">
              <wp:posOffset>2153285</wp:posOffset>
            </wp:positionH>
            <wp:positionV relativeFrom="paragraph">
              <wp:posOffset>59055</wp:posOffset>
            </wp:positionV>
            <wp:extent cx="2341880" cy="2332990"/>
            <wp:effectExtent l="0" t="0" r="1270" b="10160"/>
            <wp:wrapNone/>
            <wp:docPr id="22" name="Picture 22" descr="lo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3"/>
                    <pic:cNvPicPr>
                      <a:picLocks noChangeAspect="1"/>
                    </pic:cNvPicPr>
                  </pic:nvPicPr>
                  <pic:blipFill>
                    <a:blip r:embed="rId10"/>
                    <a:stretch>
                      <a:fillRect/>
                    </a:stretch>
                  </pic:blipFill>
                  <pic:spPr>
                    <a:xfrm>
                      <a:off x="0" y="0"/>
                      <a:ext cx="2341880" cy="233299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center"/>
        <w:textAlignment w:val="auto"/>
        <w:outlineLvl w:val="9"/>
        <w:rPr>
          <w:rFonts w:hint="default" w:ascii="URW Chancery L" w:hAnsi="URW Chancery L" w:cs="URW Chancery L"/>
          <w:color w:val="4C4C4C" w:themeColor="text1"/>
          <w:sz w:val="52"/>
          <w:szCs w:val="52"/>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center"/>
        <w:textAlignment w:val="auto"/>
        <w:outlineLvl w:val="9"/>
        <w:rPr>
          <w:rFonts w:hint="default" w:ascii="URW Chancery L" w:hAnsi="URW Chancery L" w:cs="URW Chancery L"/>
          <w:color w:val="4C4C4C" w:themeColor="text1"/>
          <w:sz w:val="52"/>
          <w:szCs w:val="52"/>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center"/>
        <w:textAlignment w:val="auto"/>
        <w:outlineLvl w:val="9"/>
        <w:rPr>
          <w:rFonts w:hint="default" w:ascii="URW Chancery L" w:hAnsi="URW Chancery L" w:cs="URW Chancery L"/>
          <w:color w:val="4C4C4C" w:themeColor="text1"/>
          <w:sz w:val="52"/>
          <w:szCs w:val="52"/>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center"/>
        <w:textAlignment w:val="auto"/>
        <w:outlineLvl w:val="9"/>
        <w:rPr>
          <w:rFonts w:hint="default" w:ascii="URW Chancery L" w:hAnsi="URW Chancery L" w:cs="URW Chancery L"/>
          <w:color w:val="4C4C4C" w:themeColor="text1"/>
          <w:sz w:val="52"/>
          <w:szCs w:val="52"/>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default" w:ascii="URW Chancery L" w:hAnsi="URW Chancery L" w:cs="URW Chancery L"/>
          <w:color w:val="4C4C4C" w:themeColor="text1"/>
          <w:sz w:val="52"/>
          <w:szCs w:val="52"/>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default" w:ascii="URW Chancery L" w:hAnsi="URW Chancery L" w:cs="URW Chancery L"/>
          <w:color w:val="4C4C4C" w:themeColor="text1"/>
          <w:sz w:val="52"/>
          <w:szCs w:val="52"/>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center"/>
        <w:textAlignment w:val="auto"/>
        <w:outlineLvl w:val="9"/>
        <w:rPr>
          <w:rFonts w:hint="default" w:ascii="URW Chancery L" w:hAnsi="URW Chancery L" w:cs="URW Chancery L"/>
          <w:color w:val="4C4C4C" w:themeColor="text1"/>
          <w:sz w:val="52"/>
          <w:szCs w:val="52"/>
          <w14:textFill>
            <w14:solidFill>
              <w14:schemeClr w14:val="tx1"/>
            </w14:solidFill>
          </w14:textFill>
        </w:rPr>
      </w:pPr>
      <w:r>
        <w:rPr>
          <w:rFonts w:hint="default" w:ascii="URW Chancery L" w:hAnsi="URW Chancery L" w:cs="URW Chancery L"/>
          <w:color w:val="4C4C4C" w:themeColor="text1"/>
          <w:sz w:val="52"/>
          <w:szCs w:val="52"/>
          <w14:textFill>
            <w14:solidFill>
              <w14:schemeClr w14:val="tx1"/>
            </w14:solidFill>
          </w14:textFill>
        </w:rPr>
        <w:t>Under Supervision</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center"/>
        <w:textAlignment w:val="auto"/>
        <w:outlineLvl w:val="9"/>
        <w:rPr>
          <w:rFonts w:hint="default" w:ascii="URW Chancery L" w:hAnsi="URW Chancery L" w:cs="URW Chancery L"/>
          <w:b/>
          <w:bCs/>
          <w:color w:val="4C4C4C" w:themeColor="text1"/>
          <w:sz w:val="52"/>
          <w:szCs w:val="52"/>
          <w14:textFill>
            <w14:solidFill>
              <w14:schemeClr w14:val="tx1"/>
            </w14:solidFill>
          </w14:textFill>
        </w:rPr>
      </w:pPr>
      <w:r>
        <w:rPr>
          <w:rFonts w:hint="default" w:ascii="URW Chancery L" w:hAnsi="URW Chancery L" w:cs="URW Chancery L"/>
          <w:b/>
          <w:bCs/>
          <w:color w:val="4C4C4C" w:themeColor="text1"/>
          <w:sz w:val="52"/>
          <w:szCs w:val="52"/>
          <w14:textFill>
            <w14:solidFill>
              <w14:schemeClr w14:val="tx1"/>
            </w14:solidFill>
          </w14:textFill>
        </w:rPr>
        <w:t>Mr Partap Singh Malik</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right"/>
        <w:textAlignment w:val="auto"/>
        <w:outlineLvl w:val="9"/>
        <w:rPr>
          <w:rFonts w:hint="default" w:ascii="URW Chancery L" w:hAnsi="URW Chancery L" w:cs="URW Chancery L"/>
          <w:color w:val="4C4C4C" w:themeColor="text1"/>
          <w:sz w:val="52"/>
          <w:szCs w:val="52"/>
          <w:vertAlign w:val="subscript"/>
          <w14:textFill>
            <w14:solidFill>
              <w14:schemeClr w14:val="tx1"/>
            </w14:solidFill>
          </w14:textFill>
        </w:rPr>
        <w:sectPr>
          <w:headerReference r:id="rId4" w:type="first"/>
          <w:footerReference r:id="rId6" w:type="first"/>
          <w:headerReference r:id="rId3" w:type="default"/>
          <w:footerReference r:id="rId5" w:type="default"/>
          <w:pgSz w:w="11850" w:h="16783"/>
          <w:pgMar w:top="720" w:right="720" w:bottom="720" w:left="720" w:header="851" w:footer="992" w:gutter="0"/>
          <w:pgBorders>
            <w:top w:val="thinThickThinLargeGap" w:color="auto" w:sz="24" w:space="1"/>
            <w:left w:val="thinThickThinLargeGap" w:color="auto" w:sz="24" w:space="4"/>
            <w:bottom w:val="thinThickThinLargeGap" w:color="auto" w:sz="24" w:space="1"/>
            <w:right w:val="thinThickThinLargeGap" w:color="auto" w:sz="24" w:space="4"/>
          </w:pgBorders>
          <w:cols w:space="425" w:num="1"/>
          <w:titlePg/>
          <w:docGrid w:type="lines" w:linePitch="312" w:charSpace="0"/>
        </w:sectPr>
      </w:pPr>
      <w:r>
        <w:rPr>
          <w:rFonts w:hint="default" w:ascii="URW Chancery L" w:hAnsi="URW Chancery L" w:cs="URW Chancery L"/>
          <w:color w:val="4C4C4C" w:themeColor="text1"/>
          <w:sz w:val="52"/>
          <w:szCs w:val="52"/>
          <w:vertAlign w:val="subscript"/>
          <w14:textFill>
            <w14:solidFill>
              <w14:schemeClr w14:val="tx1"/>
            </w14:solidFill>
          </w14:textFill>
        </w:rPr>
        <w:t>(Director Training &amp; PLacement Cell)</w:t>
      </w:r>
    </w:p>
    <w:p>
      <w:pPr>
        <w:pStyle w:val="2"/>
        <w:jc w:val="center"/>
        <w:rPr>
          <w:rFonts w:hint="default" w:ascii="URW Chancery L" w:hAnsi="URW Chancery L" w:cs="URW Chancery L"/>
          <w:u w:val="double"/>
        </w:rPr>
      </w:pPr>
      <w:r>
        <w:rPr>
          <w:rFonts w:hint="default" w:ascii="URW Chancery L" w:hAnsi="URW Chancery L" w:cs="URW Chancery L"/>
          <w:u w:val="double"/>
        </w:rPr>
        <w:t xml:space="preserve"> </w:t>
      </w:r>
      <w:bookmarkStart w:id="3" w:name="_Toc633303464"/>
      <w:bookmarkStart w:id="4" w:name="_Toc1766203230"/>
      <w:bookmarkStart w:id="5" w:name="_Toc823751887"/>
      <w:r>
        <w:rPr>
          <w:rFonts w:hint="default" w:ascii="URW Chancery L" w:hAnsi="URW Chancery L" w:cs="URW Chancery L"/>
          <w:u w:val="double"/>
        </w:rPr>
        <w:t>Acknowledgment</w:t>
      </w:r>
      <w:bookmarkEnd w:id="3"/>
      <w:bookmarkEnd w:id="4"/>
      <w:bookmarkEnd w:id="5"/>
      <w:r>
        <w:rPr>
          <w:rFonts w:hint="default" w:ascii="URW Chancery L" w:hAnsi="URW Chancery L" w:cs="URW Chancery L"/>
          <w:u w:val="double"/>
        </w:rPr>
        <w:t xml:space="preserve"> </w:t>
      </w:r>
    </w:p>
    <w:p>
      <w:pPr>
        <w:ind w:left="0" w:leftChars="100" w:right="384" w:rightChars="183"/>
        <w:jc w:val="both"/>
        <w:rPr>
          <w:rFonts w:hint="default" w:ascii="Kinnari" w:hAnsi="Kinnari" w:cs="Kinnari"/>
          <w:sz w:val="28"/>
          <w:szCs w:val="28"/>
        </w:rPr>
      </w:pPr>
      <w:r>
        <w:rPr>
          <w:rFonts w:hint="default" w:ascii="Kinnari" w:hAnsi="Kinnari" w:cs="Kinnari"/>
          <w:sz w:val="28"/>
          <w:szCs w:val="28"/>
        </w:rPr>
        <w:t>I have taken efforts in this project. However, it would not have been possible without the kind support and help of many individuals and organizations. I would like to extend my sincere thanks to all of them. I am highly indebted to Mr. Partap Singh Malik</w:t>
      </w:r>
      <w:r>
        <w:rPr>
          <w:rFonts w:hint="default" w:ascii="Kinnari" w:hAnsi="Kinnari" w:cs="Kinnari"/>
          <w:sz w:val="28"/>
          <w:szCs w:val="28"/>
        </w:rPr>
        <w:t>(Director, Training &amp; Placement Cell)</w:t>
      </w:r>
      <w:r>
        <w:rPr>
          <w:rFonts w:hint="default" w:ascii="Kinnari" w:hAnsi="Kinnari" w:cs="Kinnari"/>
          <w:sz w:val="28"/>
          <w:szCs w:val="28"/>
        </w:rPr>
        <w:t>, and our respected Seniors Balvinder Singh, Kartik Goyal for their guidance and constant supervision as well as for providing necessary information regarding the project &amp; also for their support in completing the project. I would like to express my gratitude towards my parents &amp; member of Training &amp; Placement Cell earlier Web Team Members, for their kind co-operation and encouragement which help me in the completion of this project.</w:t>
      </w:r>
    </w:p>
    <w:p>
      <w:pPr>
        <w:ind w:left="0" w:leftChars="100" w:right="384" w:rightChars="183"/>
        <w:jc w:val="both"/>
        <w:rPr>
          <w:rFonts w:hint="default" w:ascii="Kinnari" w:hAnsi="Kinnari" w:cs="Kinnari"/>
          <w:sz w:val="28"/>
          <w:szCs w:val="28"/>
        </w:rPr>
      </w:pPr>
      <w:r>
        <w:rPr>
          <w:rFonts w:hint="default" w:ascii="Kinnari" w:hAnsi="Kinnari" w:cs="Kinnari"/>
          <w:sz w:val="28"/>
          <w:szCs w:val="28"/>
        </w:rPr>
        <w:t>My thanks and appreciations also go to my colleague in developing the project and people who have willingly helped me out with their abilities.</w:t>
      </w:r>
    </w:p>
    <w:p>
      <w:pPr>
        <w:ind w:left="0" w:leftChars="100" w:right="384" w:rightChars="183"/>
        <w:jc w:val="both"/>
        <w:rPr>
          <w:rFonts w:hint="default" w:ascii="Kinnari" w:hAnsi="Kinnari" w:cs="Kinnari"/>
          <w:sz w:val="28"/>
          <w:szCs w:val="28"/>
        </w:rPr>
      </w:pPr>
      <w:r>
        <w:rPr>
          <w:rFonts w:hint="default" w:ascii="Kinnari" w:hAnsi="Kinnari" w:cs="Kinnari"/>
          <w:sz w:val="28"/>
          <w:szCs w:val="28"/>
        </w:rPr>
        <w:br w:type="page"/>
      </w:r>
    </w:p>
    <w:p>
      <w:pPr>
        <w:pStyle w:val="2"/>
        <w:jc w:val="center"/>
        <w:rPr>
          <w:rFonts w:hint="default" w:ascii="URW Chancery L" w:hAnsi="URW Chancery L" w:cs="URW Chancery L"/>
          <w:u w:val="double"/>
        </w:rPr>
      </w:pPr>
      <w:r>
        <w:rPr>
          <w:rFonts w:hint="default" w:ascii="URW Chancery L" w:hAnsi="URW Chancery L" w:cs="URW Chancery L"/>
          <w:u w:val="double"/>
        </w:rPr>
        <w:t xml:space="preserve"> </w:t>
      </w:r>
      <w:bookmarkStart w:id="6" w:name="_Toc792254984"/>
      <w:bookmarkStart w:id="7" w:name="_Toc473463654"/>
      <w:bookmarkStart w:id="8" w:name="_Toc1954413631"/>
      <w:r>
        <w:rPr>
          <w:rFonts w:hint="default" w:ascii="URW Chancery L" w:hAnsi="URW Chancery L" w:cs="URW Chancery L"/>
          <w:u w:val="double"/>
        </w:rPr>
        <w:t>Declaration</w:t>
      </w:r>
      <w:bookmarkEnd w:id="6"/>
      <w:bookmarkEnd w:id="7"/>
      <w:bookmarkEnd w:id="8"/>
      <w:r>
        <w:rPr>
          <w:rFonts w:hint="default" w:ascii="URW Chancery L" w:hAnsi="URW Chancery L" w:cs="URW Chancery L"/>
          <w:u w:val="double"/>
        </w:rPr>
        <w:t xml:space="preserve"> </w:t>
      </w:r>
    </w:p>
    <w:p>
      <w:pPr>
        <w:rPr>
          <w:rFonts w:hint="default"/>
        </w:rPr>
      </w:pPr>
    </w:p>
    <w:p>
      <w:pPr>
        <w:ind w:left="0" w:leftChars="100" w:right="384" w:rightChars="183"/>
        <w:jc w:val="both"/>
        <w:rPr>
          <w:rFonts w:hint="default" w:ascii="Kinnari" w:hAnsi="Kinnari" w:cs="Kinnari"/>
          <w:sz w:val="28"/>
          <w:szCs w:val="28"/>
        </w:rPr>
      </w:pPr>
      <w:r>
        <w:rPr>
          <w:rFonts w:hint="default" w:ascii="Kinnari" w:hAnsi="Kinnari" w:cs="Kinnari"/>
          <w:sz w:val="28"/>
          <w:szCs w:val="28"/>
        </w:rPr>
        <w:t xml:space="preserve">I, </w:t>
      </w:r>
      <w:r>
        <w:rPr>
          <w:rFonts w:hint="default" w:ascii="Kinnari" w:hAnsi="Kinnari" w:cs="Kinnari"/>
          <w:b/>
          <w:bCs/>
          <w:sz w:val="28"/>
          <w:szCs w:val="28"/>
        </w:rPr>
        <w:t>Rahul Chanana</w:t>
      </w:r>
      <w:bookmarkStart w:id="27" w:name="_GoBack"/>
      <w:bookmarkEnd w:id="27"/>
      <w:r>
        <w:rPr>
          <w:rFonts w:hint="default" w:ascii="Kinnari" w:hAnsi="Kinnari" w:cs="Kinnari"/>
          <w:b/>
          <w:bCs/>
          <w:sz w:val="28"/>
          <w:szCs w:val="28"/>
        </w:rPr>
        <w:t>, hereby declare that the report of the project entitled “</w:t>
      </w:r>
      <w:r>
        <w:rPr>
          <w:rFonts w:hint="default" w:ascii="Kinnari" w:hAnsi="Kinnari" w:cs="Kinnari"/>
          <w:b/>
          <w:bCs/>
          <w:sz w:val="28"/>
          <w:szCs w:val="28"/>
        </w:rPr>
        <w:fldChar w:fldCharType="begin"/>
      </w:r>
      <w:r>
        <w:rPr>
          <w:rFonts w:hint="default" w:ascii="Kinnari" w:hAnsi="Kinnari" w:cs="Kinnari"/>
          <w:b/>
          <w:bCs/>
          <w:sz w:val="28"/>
          <w:szCs w:val="28"/>
        </w:rPr>
        <w:instrText xml:space="preserve"> HYPERLINK "tpc.gjuonline.ac.in" </w:instrText>
      </w:r>
      <w:r>
        <w:rPr>
          <w:rFonts w:hint="default" w:ascii="Kinnari" w:hAnsi="Kinnari" w:cs="Kinnari"/>
          <w:b/>
          <w:bCs/>
          <w:sz w:val="28"/>
          <w:szCs w:val="28"/>
        </w:rPr>
        <w:fldChar w:fldCharType="separate"/>
      </w:r>
      <w:r>
        <w:rPr>
          <w:rStyle w:val="21"/>
          <w:rFonts w:hint="default" w:ascii="Kinnari" w:hAnsi="Kinnari" w:cs="Kinnari"/>
          <w:b/>
          <w:bCs/>
          <w:sz w:val="28"/>
          <w:szCs w:val="28"/>
        </w:rPr>
        <w:t>Training &amp; Placement Cell Website</w:t>
      </w:r>
      <w:r>
        <w:rPr>
          <w:rFonts w:hint="default" w:ascii="Kinnari" w:hAnsi="Kinnari" w:cs="Kinnari"/>
          <w:b/>
          <w:bCs/>
          <w:sz w:val="28"/>
          <w:szCs w:val="28"/>
        </w:rPr>
        <w:fldChar w:fldCharType="end"/>
      </w:r>
      <w:r>
        <w:rPr>
          <w:rFonts w:hint="default" w:ascii="Kinnari" w:hAnsi="Kinnari" w:cs="Kinnari"/>
          <w:b/>
          <w:bCs/>
          <w:sz w:val="28"/>
          <w:szCs w:val="28"/>
        </w:rPr>
        <w:t>” has not been presented as a part of any other academic work to get my degree or certificate except in Guru Jambheshwar University of Science &amp; Technology, Hisar for the fulfillment of the requirements for the degree of Bachelor of Technology (COMPUTER SCIENCE).</w:t>
      </w:r>
      <w:r>
        <w:rPr>
          <w:rFonts w:hint="default" w:ascii="Kinnari" w:hAnsi="Kinnari" w:cs="Kinnari"/>
          <w:sz w:val="28"/>
          <w:szCs w:val="28"/>
        </w:rPr>
        <w:t xml:space="preserve"> </w:t>
      </w:r>
    </w:p>
    <w:p>
      <w:pPr>
        <w:ind w:left="0" w:leftChars="100" w:right="384" w:rightChars="183"/>
        <w:jc w:val="both"/>
        <w:rPr>
          <w:rFonts w:hint="default" w:ascii="Kinnari" w:hAnsi="Kinnari" w:cs="Kinnari"/>
          <w:sz w:val="28"/>
          <w:szCs w:val="28"/>
        </w:rPr>
      </w:pPr>
    </w:p>
    <w:p>
      <w:pPr>
        <w:ind w:left="0" w:leftChars="100" w:right="384" w:rightChars="183"/>
        <w:jc w:val="both"/>
        <w:rPr>
          <w:rFonts w:hint="default" w:ascii="Kinnari" w:hAnsi="Kinnari" w:cs="Kinnari"/>
          <w:sz w:val="28"/>
          <w:szCs w:val="28"/>
        </w:rPr>
        <w:sectPr>
          <w:pgSz w:w="11906" w:h="16838"/>
          <w:pgMar w:top="720" w:right="720" w:bottom="720" w:left="720" w:header="851" w:footer="992" w:gutter="0"/>
          <w:pgBorders>
            <w:top w:val="thinThickThinLargeGap" w:color="auto" w:sz="24" w:space="1"/>
            <w:left w:val="thinThickThinLargeGap" w:color="auto" w:sz="24" w:space="4"/>
            <w:bottom w:val="thinThickThinLargeGap" w:color="auto" w:sz="24" w:space="1"/>
            <w:right w:val="thinThickThinLargeGap" w:color="auto" w:sz="24" w:space="4"/>
          </w:pgBorders>
          <w:cols w:space="425" w:num="1"/>
          <w:titlePg/>
          <w:docGrid w:type="lines" w:linePitch="312" w:charSpace="0"/>
        </w:sectPr>
      </w:pPr>
      <w:r>
        <w:rPr>
          <w:sz w:val="28"/>
        </w:rPr>
        <mc:AlternateContent>
          <mc:Choice Requires="wps">
            <w:drawing>
              <wp:anchor distT="0" distB="0" distL="114300" distR="114300" simplePos="0" relativeHeight="251660288" behindDoc="0" locked="0" layoutInCell="1" allowOverlap="1">
                <wp:simplePos x="0" y="0"/>
                <wp:positionH relativeFrom="column">
                  <wp:posOffset>5007610</wp:posOffset>
                </wp:positionH>
                <wp:positionV relativeFrom="paragraph">
                  <wp:posOffset>267970</wp:posOffset>
                </wp:positionV>
                <wp:extent cx="1504950" cy="419735"/>
                <wp:effectExtent l="0" t="0" r="0" b="18415"/>
                <wp:wrapNone/>
                <wp:docPr id="23" name="TextBox 23"/>
                <wp:cNvGraphicFramePr/>
                <a:graphic xmlns:a="http://schemas.openxmlformats.org/drawingml/2006/main">
                  <a:graphicData uri="http://schemas.microsoft.com/office/word/2010/wordprocessingShape">
                    <wps:wsp>
                      <wps:cNvSpPr txBox="1"/>
                      <wps:spPr>
                        <a:xfrm>
                          <a:off x="6207125" y="1468755"/>
                          <a:ext cx="1504950" cy="419735"/>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ascii="Kinnari" w:hAnsi="Kinnari" w:cs="Kinnari"/>
                                <w:b/>
                                <w:bCs/>
                                <w:sz w:val="28"/>
                                <w:szCs w:val="28"/>
                              </w:rPr>
                            </w:pPr>
                            <w:r>
                              <w:rPr>
                                <w:rFonts w:hint="default" w:ascii="Kinnari" w:hAnsi="Kinnari" w:cs="Kinnari"/>
                                <w:b/>
                                <w:bCs/>
                                <w:sz w:val="28"/>
                                <w:szCs w:val="28"/>
                              </w:rPr>
                              <w:t>Rahul Chanana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4.3pt;margin-top:21.1pt;height:33.05pt;width:118.5pt;z-index:251660288;mso-width-relative:page;mso-height-relative:page;" filled="f" stroked="f" coordsize="21600,21600" o:gfxdata="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ctrtn9oAAAALAQAADwAA&#10;AAAAAAABACAAAAAiAAAAZHJzL2Rvd25yZXYueG1sUEsBAhQAFAAAAAgAh07iQLv663WGAgAADAUA&#10;AA4AAAAAAAAAAQAgAAAAKQEAAGRycy9lMm9Eb2MueG1sUEsFBgAAAAAGAAYAWQEAACEGAAAAAA==&#10;">
                <v:fill on="f" focussize="0,0"/>
                <v:stroke on="f" weight="0.5pt"/>
                <v:imagedata o:title=""/>
                <o:lock v:ext="edit" aspectratio="f"/>
                <v:textbox>
                  <w:txbxContent>
                    <w:p>
                      <w:pPr>
                        <w:rPr>
                          <w:rFonts w:hint="default" w:ascii="Kinnari" w:hAnsi="Kinnari" w:cs="Kinnari"/>
                          <w:b/>
                          <w:bCs/>
                          <w:sz w:val="28"/>
                          <w:szCs w:val="28"/>
                        </w:rPr>
                      </w:pPr>
                      <w:r>
                        <w:rPr>
                          <w:rFonts w:hint="default" w:ascii="Kinnari" w:hAnsi="Kinnari" w:cs="Kinnari"/>
                          <w:b/>
                          <w:bCs/>
                          <w:sz w:val="28"/>
                          <w:szCs w:val="28"/>
                        </w:rPr>
                        <w:t>Rahul Chanana</w:t>
                      </w:r>
                    </w:p>
                  </w:txbxContent>
                </v:textbox>
              </v:shape>
            </w:pict>
          </mc:Fallback>
        </mc:AlternateContent>
      </w:r>
    </w:p>
    <w:p>
      <w:pPr>
        <w:pStyle w:val="2"/>
        <w:jc w:val="center"/>
        <w:rPr>
          <w:rFonts w:hint="default" w:ascii="URW Chancery L" w:hAnsi="URW Chancery L" w:cs="URW Chancery L"/>
          <w:u w:val="double"/>
        </w:rPr>
      </w:pPr>
      <w:r>
        <w:rPr>
          <w:rFonts w:hint="default" w:ascii="URW Chancery L" w:hAnsi="URW Chancery L" w:cs="URW Chancery L"/>
          <w:u w:val="double"/>
        </w:rPr>
        <w:t xml:space="preserve"> </w:t>
      </w:r>
      <w:bookmarkStart w:id="9" w:name="_Toc1956863381"/>
      <w:bookmarkStart w:id="10" w:name="_Toc1817644357"/>
      <w:bookmarkStart w:id="11" w:name="_Toc289776083"/>
      <w:r>
        <w:rPr>
          <w:rFonts w:hint="default" w:ascii="URW Chancery L" w:hAnsi="URW Chancery L" w:cs="URW Chancery L"/>
          <w:u w:val="double"/>
        </w:rPr>
        <w:t>Table of Contents</w:t>
      </w:r>
      <w:bookmarkEnd w:id="9"/>
      <w:bookmarkEnd w:id="10"/>
      <w:bookmarkEnd w:id="11"/>
      <w:r>
        <w:rPr>
          <w:rFonts w:hint="default" w:ascii="URW Chancery L" w:hAnsi="URW Chancery L" w:cs="URW Chancery L"/>
          <w:u w:val="double"/>
        </w:rPr>
        <w:t xml:space="preserve"> </w:t>
      </w:r>
    </w:p>
    <w:p>
      <w:pPr>
        <w:ind w:left="0" w:leftChars="100" w:right="384" w:rightChars="183"/>
        <w:jc w:val="both"/>
        <w:rPr>
          <w:rFonts w:hint="default" w:ascii="Kinnari" w:hAnsi="Kinnari" w:cs="Kinnari"/>
          <w:sz w:val="28"/>
          <w:szCs w:val="28"/>
        </w:rPr>
      </w:pPr>
    </w:p>
    <w:p>
      <w:pPr>
        <w:pStyle w:val="8"/>
        <w:tabs>
          <w:tab w:val="right" w:leader="dot" w:pos="10466"/>
        </w:tabs>
        <w:rPr>
          <w:rFonts w:asciiTheme="minorHAnsi" w:hAnsiTheme="minorHAnsi" w:eastAsiaTheme="minorEastAsia" w:cstheme="minorBidi"/>
          <w:kern w:val="2"/>
          <w:szCs w:val="24"/>
          <w:lang w:val="en-US" w:eastAsia="zh-CN" w:bidi="ar-SA"/>
        </w:rPr>
      </w:pPr>
      <w:r>
        <w:rPr>
          <w:rFonts w:hint="default" w:ascii="Kinnari" w:hAnsi="Kinnari" w:cs="Kinnari"/>
          <w:sz w:val="28"/>
          <w:szCs w:val="28"/>
        </w:rPr>
        <w:fldChar w:fldCharType="begin"/>
      </w:r>
      <w:r>
        <w:rPr>
          <w:rFonts w:hint="default" w:ascii="Kinnari" w:hAnsi="Kinnari" w:cs="Kinnari"/>
          <w:sz w:val="28"/>
          <w:szCs w:val="28"/>
        </w:rPr>
        <w:instrText xml:space="preserve">TOC \o "1-9" \h \u </w:instrText>
      </w:r>
      <w:r>
        <w:rPr>
          <w:rFonts w:hint="default" w:ascii="Kinnari" w:hAnsi="Kinnari" w:cs="Kinnari"/>
          <w:sz w:val="28"/>
          <w:szCs w:val="28"/>
        </w:rPr>
        <w:fldChar w:fldCharType="separate"/>
      </w:r>
      <w:r>
        <w:rPr>
          <w:rFonts w:hint="default" w:ascii="Kinnari" w:hAnsi="Kinnari" w:cs="Kinnari" w:eastAsiaTheme="minorEastAsia"/>
          <w:kern w:val="2"/>
          <w:szCs w:val="28"/>
          <w:lang w:val="en-US" w:eastAsia="zh-CN" w:bidi="ar-SA"/>
        </w:rPr>
        <w:fldChar w:fldCharType="begin"/>
      </w:r>
      <w:r>
        <w:rPr>
          <w:rFonts w:hint="default" w:ascii="Kinnari" w:hAnsi="Kinnari" w:cs="Kinnari" w:eastAsiaTheme="minorEastAsia"/>
          <w:kern w:val="2"/>
          <w:szCs w:val="28"/>
          <w:lang w:val="en-US" w:eastAsia="zh-CN" w:bidi="ar-SA"/>
        </w:rPr>
        <w:instrText xml:space="preserve"> HYPERLINK \l _Toc1628670536 </w:instrText>
      </w:r>
      <w:r>
        <w:rPr>
          <w:rFonts w:hint="default" w:ascii="Kinnari" w:hAnsi="Kinnari" w:cs="Kinnari" w:eastAsiaTheme="minorEastAsia"/>
          <w:kern w:val="2"/>
          <w:szCs w:val="28"/>
          <w:lang w:val="en-US" w:eastAsia="zh-CN" w:bidi="ar-SA"/>
        </w:rPr>
        <w:fldChar w:fldCharType="separate"/>
      </w:r>
      <w:r>
        <w:rPr>
          <w:rFonts w:hint="default" w:ascii="Kinnari" w:hAnsi="Kinnari" w:cs="Kinnari" w:eastAsiaTheme="minorEastAsia"/>
          <w:color w:val="4C4C4C" w:themeColor="text1"/>
          <w:kern w:val="2"/>
          <w:szCs w:val="28"/>
          <w:lang w:val="en-US" w:eastAsia="zh-CN" w:bidi="ar-SA"/>
          <w14:textFill>
            <w14:solidFill>
              <w14:schemeClr w14:val="tx1"/>
            </w14:solidFill>
          </w14:textFill>
        </w:rPr>
        <w:t>Mini-Project Report</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_Toc1628670536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asciiTheme="minorHAnsi" w:hAnsiTheme="minorHAnsi" w:eastAsiaTheme="minorEastAsia" w:cstheme="minorBidi"/>
          <w:kern w:val="2"/>
          <w:szCs w:val="24"/>
          <w:lang w:val="en-US" w:eastAsia="zh-CN" w:bidi="ar-SA"/>
        </w:rPr>
        <w:fldChar w:fldCharType="end"/>
      </w:r>
      <w:r>
        <w:rPr>
          <w:rFonts w:hint="default" w:ascii="Kinnari" w:hAnsi="Kinnari" w:cs="Kinnari" w:eastAsiaTheme="minorEastAsia"/>
          <w:kern w:val="2"/>
          <w:szCs w:val="28"/>
          <w:lang w:val="en-US" w:eastAsia="zh-CN" w:bidi="ar-SA"/>
        </w:rPr>
        <w:fldChar w:fldCharType="end"/>
      </w:r>
    </w:p>
    <w:p>
      <w:pPr>
        <w:pStyle w:val="8"/>
        <w:tabs>
          <w:tab w:val="right" w:leader="dot" w:pos="10466"/>
        </w:tabs>
        <w:rPr>
          <w:rFonts w:asciiTheme="minorHAnsi" w:hAnsiTheme="minorHAnsi" w:eastAsiaTheme="minorEastAsia" w:cstheme="minorBidi"/>
          <w:kern w:val="2"/>
          <w:szCs w:val="24"/>
          <w:lang w:val="en-US" w:eastAsia="zh-CN" w:bidi="ar-SA"/>
        </w:rPr>
      </w:pPr>
      <w:r>
        <w:rPr>
          <w:rFonts w:hint="default" w:ascii="Kinnari" w:hAnsi="Kinnari" w:cs="Kinnari" w:eastAsiaTheme="minorEastAsia"/>
          <w:kern w:val="2"/>
          <w:szCs w:val="28"/>
          <w:lang w:val="en-US" w:eastAsia="zh-CN" w:bidi="ar-SA"/>
        </w:rPr>
        <w:fldChar w:fldCharType="begin"/>
      </w:r>
      <w:r>
        <w:rPr>
          <w:rFonts w:hint="default" w:ascii="Kinnari" w:hAnsi="Kinnari" w:cs="Kinnari" w:eastAsiaTheme="minorEastAsia"/>
          <w:kern w:val="2"/>
          <w:szCs w:val="28"/>
          <w:lang w:val="en-US" w:eastAsia="zh-CN" w:bidi="ar-SA"/>
        </w:rPr>
        <w:instrText xml:space="preserve"> HYPERLINK \l _Toc823751887 </w:instrText>
      </w:r>
      <w:r>
        <w:rPr>
          <w:rFonts w:hint="default" w:ascii="Kinnari" w:hAnsi="Kinnari" w:cs="Kinnari" w:eastAsiaTheme="minorEastAsia"/>
          <w:kern w:val="2"/>
          <w:szCs w:val="28"/>
          <w:lang w:val="en-US" w:eastAsia="zh-CN" w:bidi="ar-SA"/>
        </w:rPr>
        <w:fldChar w:fldCharType="separate"/>
      </w:r>
      <w:r>
        <w:rPr>
          <w:rFonts w:hint="default" w:ascii="URW Chancery L" w:hAnsi="URW Chancery L" w:cs="URW Chancery L" w:eastAsiaTheme="minorEastAsia"/>
          <w:kern w:val="2"/>
          <w:szCs w:val="24"/>
          <w:lang w:val="en-US" w:eastAsia="zh-CN" w:bidi="ar-SA"/>
        </w:rPr>
        <w:t>Acknowledgment</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_Toc823751887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default" w:ascii="Kinnari" w:hAnsi="Kinnari" w:cs="Kinnari" w:eastAsiaTheme="minorEastAsia"/>
          <w:kern w:val="2"/>
          <w:szCs w:val="28"/>
          <w:lang w:val="en-US" w:eastAsia="zh-CN" w:bidi="ar-SA"/>
        </w:rPr>
        <w:fldChar w:fldCharType="end"/>
      </w:r>
    </w:p>
    <w:p>
      <w:pPr>
        <w:pStyle w:val="8"/>
        <w:tabs>
          <w:tab w:val="right" w:leader="dot" w:pos="10466"/>
        </w:tabs>
        <w:rPr>
          <w:rFonts w:asciiTheme="minorHAnsi" w:hAnsiTheme="minorHAnsi" w:eastAsiaTheme="minorEastAsia" w:cstheme="minorBidi"/>
          <w:kern w:val="2"/>
          <w:szCs w:val="24"/>
          <w:lang w:val="en-US" w:eastAsia="zh-CN" w:bidi="ar-SA"/>
        </w:rPr>
      </w:pPr>
      <w:r>
        <w:rPr>
          <w:rFonts w:hint="default" w:ascii="Kinnari" w:hAnsi="Kinnari" w:cs="Kinnari" w:eastAsiaTheme="minorEastAsia"/>
          <w:kern w:val="2"/>
          <w:szCs w:val="28"/>
          <w:lang w:val="en-US" w:eastAsia="zh-CN" w:bidi="ar-SA"/>
        </w:rPr>
        <w:fldChar w:fldCharType="begin"/>
      </w:r>
      <w:r>
        <w:rPr>
          <w:rFonts w:hint="default" w:ascii="Kinnari" w:hAnsi="Kinnari" w:cs="Kinnari" w:eastAsiaTheme="minorEastAsia"/>
          <w:kern w:val="2"/>
          <w:szCs w:val="28"/>
          <w:lang w:val="en-US" w:eastAsia="zh-CN" w:bidi="ar-SA"/>
        </w:rPr>
        <w:instrText xml:space="preserve"> HYPERLINK \l _Toc1954413631 </w:instrText>
      </w:r>
      <w:r>
        <w:rPr>
          <w:rFonts w:hint="default" w:ascii="Kinnari" w:hAnsi="Kinnari" w:cs="Kinnari" w:eastAsiaTheme="minorEastAsia"/>
          <w:kern w:val="2"/>
          <w:szCs w:val="28"/>
          <w:lang w:val="en-US" w:eastAsia="zh-CN" w:bidi="ar-SA"/>
        </w:rPr>
        <w:fldChar w:fldCharType="separate"/>
      </w:r>
      <w:r>
        <w:rPr>
          <w:rFonts w:hint="default" w:ascii="URW Chancery L" w:hAnsi="URW Chancery L" w:cs="URW Chancery L" w:eastAsiaTheme="minorEastAsia"/>
          <w:kern w:val="2"/>
          <w:szCs w:val="24"/>
          <w:lang w:val="en-US" w:eastAsia="zh-CN" w:bidi="ar-SA"/>
        </w:rPr>
        <w:t>Declaration</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_Toc1954413631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default" w:ascii="Kinnari" w:hAnsi="Kinnari" w:cs="Kinnari" w:eastAsiaTheme="minorEastAsia"/>
          <w:kern w:val="2"/>
          <w:szCs w:val="28"/>
          <w:lang w:val="en-US" w:eastAsia="zh-CN" w:bidi="ar-SA"/>
        </w:rPr>
        <w:fldChar w:fldCharType="end"/>
      </w:r>
    </w:p>
    <w:p>
      <w:pPr>
        <w:pStyle w:val="8"/>
        <w:tabs>
          <w:tab w:val="right" w:leader="dot" w:pos="10466"/>
        </w:tabs>
        <w:rPr>
          <w:rFonts w:asciiTheme="minorHAnsi" w:hAnsiTheme="minorHAnsi" w:eastAsiaTheme="minorEastAsia" w:cstheme="minorBidi"/>
          <w:kern w:val="2"/>
          <w:szCs w:val="24"/>
          <w:lang w:val="en-US" w:eastAsia="zh-CN" w:bidi="ar-SA"/>
        </w:rPr>
      </w:pPr>
      <w:r>
        <w:rPr>
          <w:rFonts w:hint="default" w:ascii="Kinnari" w:hAnsi="Kinnari" w:cs="Kinnari" w:eastAsiaTheme="minorEastAsia"/>
          <w:kern w:val="2"/>
          <w:szCs w:val="28"/>
          <w:lang w:val="en-US" w:eastAsia="zh-CN" w:bidi="ar-SA"/>
        </w:rPr>
        <w:fldChar w:fldCharType="begin"/>
      </w:r>
      <w:r>
        <w:rPr>
          <w:rFonts w:hint="default" w:ascii="Kinnari" w:hAnsi="Kinnari" w:cs="Kinnari" w:eastAsiaTheme="minorEastAsia"/>
          <w:kern w:val="2"/>
          <w:szCs w:val="28"/>
          <w:lang w:val="en-US" w:eastAsia="zh-CN" w:bidi="ar-SA"/>
        </w:rPr>
        <w:instrText xml:space="preserve"> HYPERLINK \l _Toc289776083 </w:instrText>
      </w:r>
      <w:r>
        <w:rPr>
          <w:rFonts w:hint="default" w:ascii="Kinnari" w:hAnsi="Kinnari" w:cs="Kinnari" w:eastAsiaTheme="minorEastAsia"/>
          <w:kern w:val="2"/>
          <w:szCs w:val="28"/>
          <w:lang w:val="en-US" w:eastAsia="zh-CN" w:bidi="ar-SA"/>
        </w:rPr>
        <w:fldChar w:fldCharType="separate"/>
      </w:r>
      <w:r>
        <w:rPr>
          <w:rFonts w:hint="default" w:ascii="URW Chancery L" w:hAnsi="URW Chancery L" w:cs="URW Chancery L" w:eastAsiaTheme="minorEastAsia"/>
          <w:kern w:val="2"/>
          <w:szCs w:val="24"/>
          <w:lang w:val="en-US" w:eastAsia="zh-CN" w:bidi="ar-SA"/>
        </w:rPr>
        <w:t>Table of Contents</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_Toc289776083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default" w:ascii="Kinnari" w:hAnsi="Kinnari" w:cs="Kinnari" w:eastAsiaTheme="minorEastAsia"/>
          <w:kern w:val="2"/>
          <w:szCs w:val="28"/>
          <w:lang w:val="en-US" w:eastAsia="zh-CN" w:bidi="ar-SA"/>
        </w:rPr>
        <w:fldChar w:fldCharType="end"/>
      </w:r>
    </w:p>
    <w:p>
      <w:pPr>
        <w:pStyle w:val="8"/>
        <w:tabs>
          <w:tab w:val="right" w:leader="dot" w:pos="10466"/>
        </w:tabs>
        <w:rPr>
          <w:rFonts w:asciiTheme="minorHAnsi" w:hAnsiTheme="minorHAnsi" w:eastAsiaTheme="minorEastAsia" w:cstheme="minorBidi"/>
          <w:kern w:val="2"/>
          <w:szCs w:val="24"/>
          <w:lang w:val="en-US" w:eastAsia="zh-CN" w:bidi="ar-SA"/>
        </w:rPr>
      </w:pPr>
      <w:r>
        <w:rPr>
          <w:rFonts w:hint="default" w:ascii="Kinnari" w:hAnsi="Kinnari" w:cs="Kinnari" w:eastAsiaTheme="minorEastAsia"/>
          <w:kern w:val="2"/>
          <w:szCs w:val="28"/>
          <w:lang w:val="en-US" w:eastAsia="zh-CN" w:bidi="ar-SA"/>
        </w:rPr>
        <w:fldChar w:fldCharType="begin"/>
      </w:r>
      <w:r>
        <w:rPr>
          <w:rFonts w:hint="default" w:ascii="Kinnari" w:hAnsi="Kinnari" w:cs="Kinnari" w:eastAsiaTheme="minorEastAsia"/>
          <w:kern w:val="2"/>
          <w:szCs w:val="28"/>
          <w:lang w:val="en-US" w:eastAsia="zh-CN" w:bidi="ar-SA"/>
        </w:rPr>
        <w:instrText xml:space="preserve"> HYPERLINK \l _Toc1229413059 </w:instrText>
      </w:r>
      <w:r>
        <w:rPr>
          <w:rFonts w:hint="default" w:ascii="Kinnari" w:hAnsi="Kinnari" w:cs="Kinnari" w:eastAsiaTheme="minorEastAsia"/>
          <w:kern w:val="2"/>
          <w:szCs w:val="28"/>
          <w:lang w:val="en-US" w:eastAsia="zh-CN" w:bidi="ar-SA"/>
        </w:rPr>
        <w:fldChar w:fldCharType="separate"/>
      </w:r>
      <w:r>
        <w:rPr>
          <w:rFonts w:hint="default" w:ascii="URW Chancery L" w:hAnsi="URW Chancery L" w:cs="URW Chancery L" w:eastAsiaTheme="minorEastAsia"/>
          <w:kern w:val="2"/>
          <w:szCs w:val="24"/>
          <w:lang w:val="en-US" w:eastAsia="zh-CN" w:bidi="ar-SA"/>
        </w:rPr>
        <w:t>1.Introduction</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_Toc1229413059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5</w:t>
      </w:r>
      <w:r>
        <w:rPr>
          <w:rFonts w:asciiTheme="minorHAnsi" w:hAnsiTheme="minorHAnsi" w:eastAsiaTheme="minorEastAsia" w:cstheme="minorBidi"/>
          <w:kern w:val="2"/>
          <w:szCs w:val="24"/>
          <w:lang w:val="en-US" w:eastAsia="zh-CN" w:bidi="ar-SA"/>
        </w:rPr>
        <w:fldChar w:fldCharType="end"/>
      </w:r>
      <w:r>
        <w:rPr>
          <w:rFonts w:hint="default" w:ascii="Kinnari" w:hAnsi="Kinnari" w:cs="Kinnari" w:eastAsiaTheme="minorEastAsia"/>
          <w:kern w:val="2"/>
          <w:szCs w:val="28"/>
          <w:lang w:val="en-US" w:eastAsia="zh-CN" w:bidi="ar-SA"/>
        </w:rPr>
        <w:fldChar w:fldCharType="end"/>
      </w:r>
    </w:p>
    <w:p>
      <w:pPr>
        <w:pStyle w:val="8"/>
        <w:tabs>
          <w:tab w:val="right" w:leader="dot" w:pos="10466"/>
        </w:tabs>
        <w:rPr>
          <w:rFonts w:asciiTheme="minorHAnsi" w:hAnsiTheme="minorHAnsi" w:eastAsiaTheme="minorEastAsia" w:cstheme="minorBidi"/>
          <w:kern w:val="2"/>
          <w:szCs w:val="24"/>
          <w:lang w:val="en-US" w:eastAsia="zh-CN" w:bidi="ar-SA"/>
        </w:rPr>
      </w:pPr>
      <w:r>
        <w:rPr>
          <w:rFonts w:hint="default" w:ascii="Kinnari" w:hAnsi="Kinnari" w:cs="Kinnari" w:eastAsiaTheme="minorEastAsia"/>
          <w:kern w:val="2"/>
          <w:szCs w:val="28"/>
          <w:lang w:val="en-US" w:eastAsia="zh-CN" w:bidi="ar-SA"/>
        </w:rPr>
        <w:fldChar w:fldCharType="begin"/>
      </w:r>
      <w:r>
        <w:rPr>
          <w:rFonts w:hint="default" w:ascii="Kinnari" w:hAnsi="Kinnari" w:cs="Kinnari" w:eastAsiaTheme="minorEastAsia"/>
          <w:kern w:val="2"/>
          <w:szCs w:val="28"/>
          <w:lang w:val="en-US" w:eastAsia="zh-CN" w:bidi="ar-SA"/>
        </w:rPr>
        <w:instrText xml:space="preserve"> HYPERLINK \l _Toc782605537 </w:instrText>
      </w:r>
      <w:r>
        <w:rPr>
          <w:rFonts w:hint="default" w:ascii="Kinnari" w:hAnsi="Kinnari" w:cs="Kinnari" w:eastAsiaTheme="minorEastAsia"/>
          <w:kern w:val="2"/>
          <w:szCs w:val="28"/>
          <w:lang w:val="en-US" w:eastAsia="zh-CN" w:bidi="ar-SA"/>
        </w:rPr>
        <w:fldChar w:fldCharType="separate"/>
      </w:r>
      <w:r>
        <w:rPr>
          <w:rFonts w:hint="default" w:ascii="URW Chancery L" w:hAnsi="URW Chancery L" w:cs="URW Chancery L" w:eastAsiaTheme="minorEastAsia"/>
          <w:kern w:val="2"/>
          <w:szCs w:val="24"/>
          <w:lang w:val="en-US" w:eastAsia="zh-CN" w:bidi="ar-SA"/>
        </w:rPr>
        <w:t>2.Tools Description</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_Toc782605537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default" w:ascii="Kinnari" w:hAnsi="Kinnari" w:cs="Kinnari" w:eastAsiaTheme="minorEastAsia"/>
          <w:kern w:val="2"/>
          <w:szCs w:val="28"/>
          <w:lang w:val="en-US" w:eastAsia="zh-CN" w:bidi="ar-SA"/>
        </w:rPr>
        <w:fldChar w:fldCharType="end"/>
      </w:r>
    </w:p>
    <w:p>
      <w:pPr>
        <w:pStyle w:val="8"/>
        <w:tabs>
          <w:tab w:val="right" w:leader="dot" w:pos="10466"/>
        </w:tabs>
        <w:rPr>
          <w:rFonts w:asciiTheme="minorHAnsi" w:hAnsiTheme="minorHAnsi" w:eastAsiaTheme="minorEastAsia" w:cstheme="minorBidi"/>
          <w:kern w:val="2"/>
          <w:szCs w:val="24"/>
          <w:lang w:val="en-US" w:eastAsia="zh-CN" w:bidi="ar-SA"/>
        </w:rPr>
      </w:pPr>
      <w:r>
        <w:rPr>
          <w:rFonts w:hint="default" w:ascii="Kinnari" w:hAnsi="Kinnari" w:cs="Kinnari" w:eastAsiaTheme="minorEastAsia"/>
          <w:kern w:val="2"/>
          <w:szCs w:val="28"/>
          <w:lang w:val="en-US" w:eastAsia="zh-CN" w:bidi="ar-SA"/>
        </w:rPr>
        <w:fldChar w:fldCharType="begin"/>
      </w:r>
      <w:r>
        <w:rPr>
          <w:rFonts w:hint="default" w:ascii="Kinnari" w:hAnsi="Kinnari" w:cs="Kinnari" w:eastAsiaTheme="minorEastAsia"/>
          <w:kern w:val="2"/>
          <w:szCs w:val="28"/>
          <w:lang w:val="en-US" w:eastAsia="zh-CN" w:bidi="ar-SA"/>
        </w:rPr>
        <w:instrText xml:space="preserve"> HYPERLINK \l _Toc1157647358 </w:instrText>
      </w:r>
      <w:r>
        <w:rPr>
          <w:rFonts w:hint="default" w:ascii="Kinnari" w:hAnsi="Kinnari" w:cs="Kinnari" w:eastAsiaTheme="minorEastAsia"/>
          <w:kern w:val="2"/>
          <w:szCs w:val="28"/>
          <w:lang w:val="en-US" w:eastAsia="zh-CN" w:bidi="ar-SA"/>
        </w:rPr>
        <w:fldChar w:fldCharType="separate"/>
      </w:r>
      <w:r>
        <w:rPr>
          <w:rFonts w:hint="default" w:ascii="URW Chancery L" w:hAnsi="URW Chancery L" w:cs="URW Chancery L" w:eastAsiaTheme="minorEastAsia"/>
          <w:kern w:val="2"/>
          <w:szCs w:val="24"/>
          <w:lang w:val="en-US" w:eastAsia="zh-CN" w:bidi="ar-SA"/>
        </w:rPr>
        <w:t>3.Description about various Languages</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_Toc1157647358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default" w:ascii="Kinnari" w:hAnsi="Kinnari" w:cs="Kinnari" w:eastAsiaTheme="minorEastAsia"/>
          <w:kern w:val="2"/>
          <w:szCs w:val="28"/>
          <w:lang w:val="en-US" w:eastAsia="zh-CN" w:bidi="ar-SA"/>
        </w:rPr>
        <w:fldChar w:fldCharType="end"/>
      </w:r>
    </w:p>
    <w:p>
      <w:pPr>
        <w:pStyle w:val="8"/>
        <w:tabs>
          <w:tab w:val="right" w:leader="dot" w:pos="10466"/>
        </w:tabs>
        <w:rPr>
          <w:rFonts w:asciiTheme="minorHAnsi" w:hAnsiTheme="minorHAnsi" w:eastAsiaTheme="minorEastAsia" w:cstheme="minorBidi"/>
          <w:kern w:val="2"/>
          <w:szCs w:val="24"/>
          <w:lang w:val="en-US" w:eastAsia="zh-CN" w:bidi="ar-SA"/>
        </w:rPr>
      </w:pPr>
      <w:r>
        <w:rPr>
          <w:rFonts w:hint="default" w:ascii="Kinnari" w:hAnsi="Kinnari" w:cs="Kinnari" w:eastAsiaTheme="minorEastAsia"/>
          <w:kern w:val="2"/>
          <w:szCs w:val="28"/>
          <w:lang w:val="en-US" w:eastAsia="zh-CN" w:bidi="ar-SA"/>
        </w:rPr>
        <w:fldChar w:fldCharType="begin"/>
      </w:r>
      <w:r>
        <w:rPr>
          <w:rFonts w:hint="default" w:ascii="Kinnari" w:hAnsi="Kinnari" w:cs="Kinnari" w:eastAsiaTheme="minorEastAsia"/>
          <w:kern w:val="2"/>
          <w:szCs w:val="28"/>
          <w:lang w:val="en-US" w:eastAsia="zh-CN" w:bidi="ar-SA"/>
        </w:rPr>
        <w:instrText xml:space="preserve"> HYPERLINK \l _Toc2003618668 </w:instrText>
      </w:r>
      <w:r>
        <w:rPr>
          <w:rFonts w:hint="default" w:ascii="Kinnari" w:hAnsi="Kinnari" w:cs="Kinnari" w:eastAsiaTheme="minorEastAsia"/>
          <w:kern w:val="2"/>
          <w:szCs w:val="28"/>
          <w:lang w:val="en-US" w:eastAsia="zh-CN" w:bidi="ar-SA"/>
        </w:rPr>
        <w:fldChar w:fldCharType="separate"/>
      </w:r>
      <w:r>
        <w:rPr>
          <w:rFonts w:hint="default" w:ascii="URW Chancery L" w:hAnsi="URW Chancery L" w:cs="URW Chancery L" w:eastAsiaTheme="minorEastAsia"/>
          <w:kern w:val="2"/>
          <w:szCs w:val="24"/>
          <w:lang w:val="en-US" w:eastAsia="zh-CN" w:bidi="ar-SA"/>
        </w:rPr>
        <w:t>3.Methodology and Coding from various files</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_Toc2003618668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hint="default" w:ascii="Kinnari" w:hAnsi="Kinnari" w:cs="Kinnari" w:eastAsiaTheme="minorEastAsia"/>
          <w:kern w:val="2"/>
          <w:szCs w:val="28"/>
          <w:lang w:val="en-US" w:eastAsia="zh-CN" w:bidi="ar-SA"/>
        </w:rPr>
        <w:fldChar w:fldCharType="end"/>
      </w:r>
    </w:p>
    <w:p>
      <w:pPr>
        <w:pStyle w:val="8"/>
        <w:tabs>
          <w:tab w:val="right" w:leader="dot" w:pos="10466"/>
        </w:tabs>
        <w:rPr>
          <w:rFonts w:asciiTheme="minorHAnsi" w:hAnsiTheme="minorHAnsi" w:eastAsiaTheme="minorEastAsia" w:cstheme="minorBidi"/>
          <w:kern w:val="2"/>
          <w:szCs w:val="24"/>
          <w:lang w:val="en-US" w:eastAsia="zh-CN" w:bidi="ar-SA"/>
        </w:rPr>
      </w:pPr>
      <w:r>
        <w:rPr>
          <w:rFonts w:hint="default" w:ascii="Kinnari" w:hAnsi="Kinnari" w:cs="Kinnari" w:eastAsiaTheme="minorEastAsia"/>
          <w:kern w:val="2"/>
          <w:szCs w:val="28"/>
          <w:lang w:val="en-US" w:eastAsia="zh-CN" w:bidi="ar-SA"/>
        </w:rPr>
        <w:fldChar w:fldCharType="begin"/>
      </w:r>
      <w:r>
        <w:rPr>
          <w:rFonts w:hint="default" w:ascii="Kinnari" w:hAnsi="Kinnari" w:cs="Kinnari" w:eastAsiaTheme="minorEastAsia"/>
          <w:kern w:val="2"/>
          <w:szCs w:val="28"/>
          <w:lang w:val="en-US" w:eastAsia="zh-CN" w:bidi="ar-SA"/>
        </w:rPr>
        <w:instrText xml:space="preserve"> HYPERLINK \l _Toc1370334539 </w:instrText>
      </w:r>
      <w:r>
        <w:rPr>
          <w:rFonts w:hint="default" w:ascii="Kinnari" w:hAnsi="Kinnari" w:cs="Kinnari" w:eastAsiaTheme="minorEastAsia"/>
          <w:kern w:val="2"/>
          <w:szCs w:val="28"/>
          <w:lang w:val="en-US" w:eastAsia="zh-CN" w:bidi="ar-SA"/>
        </w:rPr>
        <w:fldChar w:fldCharType="separate"/>
      </w:r>
      <w:r>
        <w:rPr>
          <w:rFonts w:hint="default" w:ascii="URW Chancery L" w:hAnsi="URW Chancery L" w:cs="URW Chancery L" w:eastAsiaTheme="minorEastAsia"/>
          <w:kern w:val="2"/>
          <w:szCs w:val="24"/>
          <w:lang w:val="en-US" w:eastAsia="zh-CN" w:bidi="ar-SA"/>
        </w:rPr>
        <w:t>4.Testing Samples</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_Toc1370334539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32</w:t>
      </w:r>
      <w:r>
        <w:rPr>
          <w:rFonts w:asciiTheme="minorHAnsi" w:hAnsiTheme="minorHAnsi" w:eastAsiaTheme="minorEastAsia" w:cstheme="minorBidi"/>
          <w:kern w:val="2"/>
          <w:szCs w:val="24"/>
          <w:lang w:val="en-US" w:eastAsia="zh-CN" w:bidi="ar-SA"/>
        </w:rPr>
        <w:fldChar w:fldCharType="end"/>
      </w:r>
      <w:r>
        <w:rPr>
          <w:rFonts w:hint="default" w:ascii="Kinnari" w:hAnsi="Kinnari" w:cs="Kinnari" w:eastAsiaTheme="minorEastAsia"/>
          <w:kern w:val="2"/>
          <w:szCs w:val="28"/>
          <w:lang w:val="en-US" w:eastAsia="zh-CN" w:bidi="ar-SA"/>
        </w:rPr>
        <w:fldChar w:fldCharType="end"/>
      </w:r>
    </w:p>
    <w:p>
      <w:pPr>
        <w:ind w:left="0" w:leftChars="100" w:right="384" w:rightChars="183"/>
        <w:jc w:val="both"/>
        <w:outlineLvl w:val="4"/>
        <w:rPr>
          <w:rFonts w:hint="default" w:ascii="Kinnari" w:hAnsi="Kinnari" w:cs="Kinnari"/>
          <w:sz w:val="28"/>
          <w:szCs w:val="28"/>
        </w:rPr>
        <w:sectPr>
          <w:pgSz w:w="11906" w:h="16838"/>
          <w:pgMar w:top="720" w:right="720" w:bottom="720" w:left="720" w:header="851" w:footer="992" w:gutter="0"/>
          <w:pgBorders>
            <w:top w:val="thinThickThinLargeGap" w:color="auto" w:sz="24" w:space="1"/>
            <w:left w:val="thinThickThinLargeGap" w:color="auto" w:sz="24" w:space="4"/>
            <w:bottom w:val="thinThickThinLargeGap" w:color="auto" w:sz="24" w:space="1"/>
            <w:right w:val="thinThickThinLargeGap" w:color="auto" w:sz="24" w:space="4"/>
          </w:pgBorders>
          <w:cols w:space="425" w:num="1"/>
          <w:titlePg/>
          <w:docGrid w:type="lines" w:linePitch="312" w:charSpace="0"/>
        </w:sectPr>
      </w:pPr>
      <w:r>
        <w:rPr>
          <w:rFonts w:hint="default" w:ascii="Kinnari" w:hAnsi="Kinnari" w:cs="Kinnari" w:eastAsiaTheme="minorEastAsia"/>
          <w:kern w:val="2"/>
          <w:szCs w:val="28"/>
          <w:lang w:val="en-US" w:eastAsia="zh-CN" w:bidi="ar-SA"/>
        </w:rPr>
        <w:fldChar w:fldCharType="end"/>
      </w:r>
    </w:p>
    <w:p>
      <w:pPr>
        <w:pStyle w:val="2"/>
        <w:jc w:val="center"/>
        <w:rPr>
          <w:rFonts w:hint="default" w:ascii="URW Chancery L" w:hAnsi="URW Chancery L" w:cs="URW Chancery L"/>
          <w:u w:val="double"/>
        </w:rPr>
      </w:pPr>
      <w:r>
        <w:rPr>
          <w:rFonts w:hint="default" w:ascii="URW Chancery L" w:hAnsi="URW Chancery L" w:cs="URW Chancery L"/>
          <w:u w:val="double"/>
        </w:rPr>
        <w:t xml:space="preserve"> </w:t>
      </w:r>
      <w:bookmarkStart w:id="12" w:name="_Toc2094529229"/>
      <w:bookmarkStart w:id="13" w:name="_Toc923191033"/>
      <w:bookmarkStart w:id="14" w:name="_Toc1229413059"/>
      <w:r>
        <w:rPr>
          <w:rFonts w:hint="default" w:ascii="URW Chancery L" w:hAnsi="URW Chancery L" w:cs="URW Chancery L"/>
          <w:u w:val="double"/>
        </w:rPr>
        <w:t>1.Introduction</w:t>
      </w:r>
      <w:bookmarkEnd w:id="12"/>
      <w:bookmarkEnd w:id="13"/>
      <w:bookmarkEnd w:id="14"/>
      <w:r>
        <w:rPr>
          <w:rFonts w:hint="default" w:ascii="URW Chancery L" w:hAnsi="URW Chancery L" w:cs="URW Chancery L"/>
          <w:u w:val="double"/>
        </w:rPr>
        <w:t xml:space="preserve"> </w:t>
      </w:r>
    </w:p>
    <w:p>
      <w:pPr>
        <w:rPr>
          <w:rFonts w:hint="default" w:ascii="URW Chancery L" w:hAnsi="URW Chancery L" w:cs="URW Chancery L"/>
        </w:rPr>
      </w:pPr>
    </w:p>
    <w:p>
      <w:pPr>
        <w:numPr>
          <w:ilvl w:val="0"/>
          <w:numId w:val="0"/>
        </w:numPr>
        <w:ind w:leftChars="0"/>
        <w:rPr>
          <w:rFonts w:hint="default" w:ascii="Kinnari" w:hAnsi="Kinnari" w:cs="Kinnari"/>
          <w:b/>
          <w:bCs/>
          <w:sz w:val="28"/>
          <w:szCs w:val="28"/>
          <w:u w:val="single"/>
        </w:rPr>
      </w:pPr>
      <w:r>
        <w:rPr>
          <w:rFonts w:hint="default" w:ascii="Kinnari" w:hAnsi="Kinnari" w:cs="Kinnari"/>
          <w:b/>
          <w:bCs/>
          <w:sz w:val="28"/>
          <w:szCs w:val="28"/>
        </w:rPr>
        <w:t xml:space="preserve">  1.1 </w:t>
      </w:r>
      <w:r>
        <w:rPr>
          <w:rFonts w:hint="default" w:ascii="Kinnari" w:hAnsi="Kinnari" w:cs="Kinnari"/>
          <w:b/>
          <w:bCs/>
          <w:sz w:val="28"/>
          <w:szCs w:val="28"/>
          <w:u w:val="single"/>
        </w:rPr>
        <w:t>OverView:</w:t>
      </w:r>
    </w:p>
    <w:p>
      <w:pPr>
        <w:ind w:left="840" w:leftChars="400" w:right="384" w:rightChars="183" w:firstLine="0" w:firstLineChars="0"/>
        <w:jc w:val="both"/>
        <w:rPr>
          <w:rFonts w:hint="default" w:ascii="Kinnari" w:hAnsi="Kinnari" w:cs="Kinnari"/>
          <w:sz w:val="28"/>
          <w:szCs w:val="28"/>
        </w:rPr>
      </w:pPr>
      <w:r>
        <w:rPr>
          <w:rFonts w:hint="default" w:ascii="Kinnari" w:hAnsi="Kinnari" w:cs="Kinnari"/>
          <w:sz w:val="28"/>
          <w:szCs w:val="28"/>
        </w:rPr>
        <w:t xml:space="preserve">This report discusses the result of the work done in development of the website of </w:t>
      </w:r>
      <w:r>
        <w:rPr>
          <w:rFonts w:hint="default" w:ascii="Kinnari" w:hAnsi="Kinnari" w:cs="Kinnari"/>
          <w:sz w:val="28"/>
          <w:szCs w:val="28"/>
        </w:rPr>
        <w:fldChar w:fldCharType="begin"/>
      </w:r>
      <w:r>
        <w:rPr>
          <w:rFonts w:hint="default" w:ascii="Kinnari" w:hAnsi="Kinnari" w:cs="Kinnari"/>
          <w:sz w:val="28"/>
          <w:szCs w:val="28"/>
        </w:rPr>
        <w:instrText xml:space="preserve"> HYPERLINK "tpc.gjuonline.ac.in" </w:instrText>
      </w:r>
      <w:r>
        <w:rPr>
          <w:rFonts w:hint="default" w:ascii="Kinnari" w:hAnsi="Kinnari" w:cs="Kinnari"/>
          <w:sz w:val="28"/>
          <w:szCs w:val="28"/>
        </w:rPr>
        <w:fldChar w:fldCharType="separate"/>
      </w:r>
      <w:r>
        <w:rPr>
          <w:rStyle w:val="21"/>
          <w:rFonts w:hint="default" w:ascii="Kinnari" w:hAnsi="Kinnari" w:cs="Kinnari"/>
          <w:sz w:val="28"/>
          <w:szCs w:val="28"/>
        </w:rPr>
        <w:t>Training &amp; Placement Cell</w:t>
      </w:r>
      <w:r>
        <w:rPr>
          <w:rFonts w:hint="default" w:ascii="Kinnari" w:hAnsi="Kinnari" w:cs="Kinnari"/>
          <w:sz w:val="28"/>
          <w:szCs w:val="28"/>
        </w:rPr>
        <w:fldChar w:fldCharType="end"/>
      </w:r>
      <w:r>
        <w:rPr>
          <w:rFonts w:hint="default" w:ascii="Kinnari" w:hAnsi="Kinnari" w:cs="Kinnari"/>
          <w:sz w:val="28"/>
          <w:szCs w:val="28"/>
        </w:rPr>
        <w:t>, Guru Jambheshwar University of Science &amp; Technology, for facilitating &amp; providing a platform to the Industry Professionals and Student to have fruitful  interaction.</w:t>
      </w:r>
    </w:p>
    <w:p>
      <w:pPr>
        <w:numPr>
          <w:ilvl w:val="0"/>
          <w:numId w:val="0"/>
        </w:numPr>
        <w:ind w:leftChars="0" w:right="384" w:rightChars="183"/>
        <w:jc w:val="both"/>
        <w:rPr>
          <w:rFonts w:hint="default" w:ascii="Kinnari" w:hAnsi="Kinnari" w:cs="Kinnari"/>
          <w:sz w:val="28"/>
          <w:szCs w:val="28"/>
        </w:rPr>
      </w:pPr>
      <w:r>
        <w:rPr>
          <w:rFonts w:hint="default" w:ascii="Kinnari" w:hAnsi="Kinnari" w:cs="Kinnari"/>
          <w:b/>
          <w:bCs/>
          <w:sz w:val="28"/>
          <w:szCs w:val="28"/>
        </w:rPr>
        <w:t xml:space="preserve">  1.2 </w:t>
      </w:r>
      <w:r>
        <w:rPr>
          <w:rFonts w:hint="default" w:ascii="Kinnari" w:hAnsi="Kinnari" w:cs="Kinnari"/>
          <w:b/>
          <w:bCs/>
          <w:sz w:val="28"/>
          <w:szCs w:val="28"/>
          <w:u w:val="single"/>
        </w:rPr>
        <w:t>Background and Motivation:</w:t>
      </w:r>
    </w:p>
    <w:p>
      <w:pPr>
        <w:ind w:left="840" w:leftChars="400" w:right="384" w:rightChars="183" w:firstLine="0" w:firstLineChars="0"/>
        <w:jc w:val="both"/>
        <w:rPr>
          <w:rFonts w:hint="default" w:ascii="Kinnari" w:hAnsi="Kinnari" w:cs="Kinnari"/>
          <w:sz w:val="28"/>
          <w:szCs w:val="28"/>
        </w:rPr>
      </w:pPr>
      <w:r>
        <w:rPr>
          <w:rFonts w:hint="default" w:ascii="Kinnari" w:hAnsi="Kinnari" w:cs="Kinnari"/>
          <w:sz w:val="28"/>
          <w:szCs w:val="28"/>
        </w:rPr>
        <w:t xml:space="preserve">During the past few years, Training &amp; Placement Cell  (Guru Jambheshwar University of Science &amp; Technology, Hisar) have no way to interact with industry professionals and students of the University except Newspapers and Mailing Services, that either leads to miscommunication or non-fruitful result. </w:t>
      </w:r>
    </w:p>
    <w:p>
      <w:pPr>
        <w:ind w:left="840" w:leftChars="400" w:right="384" w:rightChars="183" w:firstLine="0" w:firstLineChars="0"/>
        <w:jc w:val="both"/>
        <w:rPr>
          <w:rFonts w:hint="default" w:ascii="Kinnari" w:hAnsi="Kinnari" w:cs="Kinnari"/>
          <w:sz w:val="28"/>
          <w:szCs w:val="28"/>
        </w:rPr>
      </w:pPr>
      <w:r>
        <w:rPr>
          <w:rFonts w:hint="default" w:ascii="Kinnari" w:hAnsi="Kinnari" w:cs="Kinnari"/>
          <w:sz w:val="28"/>
          <w:szCs w:val="28"/>
        </w:rPr>
        <w:t xml:space="preserve">With the goal of providing solutions to the above problem, the students of Information Technology of the Batch (2013-17) and our respected Seniors Mr Balvinder Singh, Mr Pawan Yadav, Mr Sukhvinder, &amp; Mr Vijay developed a website under the guidance of Mr HC Garg It was based on the WordPress, which is a popular open source software which is used to create a beautiful website, blog, or app, with less Coding and easy to handle Interface, without sacrificing the Security and Speed. But with a small exception that it doesn't provide the Source Code. </w:t>
      </w:r>
    </w:p>
    <w:p>
      <w:pPr>
        <w:ind w:left="840" w:leftChars="400" w:right="384" w:rightChars="183" w:firstLine="0" w:firstLineChars="0"/>
        <w:jc w:val="both"/>
        <w:rPr>
          <w:rFonts w:hint="default" w:ascii="Kinnari" w:hAnsi="Kinnari" w:cs="Kinnari"/>
          <w:sz w:val="28"/>
          <w:szCs w:val="28"/>
        </w:rPr>
      </w:pPr>
      <w:r>
        <w:rPr>
          <w:rFonts w:hint="default" w:ascii="Kinnari" w:hAnsi="Kinnari" w:cs="Kinnari"/>
          <w:sz w:val="28"/>
          <w:szCs w:val="28"/>
        </w:rPr>
        <w:t>So to overcome that exception, Mr Partap Singh Malik decided to have a website that can be built from scratch and can be interpolated as they want, without sacrificing functionality and Speed.</w:t>
      </w:r>
    </w:p>
    <w:p>
      <w:pPr>
        <w:numPr>
          <w:ilvl w:val="0"/>
          <w:numId w:val="0"/>
        </w:numPr>
        <w:ind w:leftChars="0"/>
        <w:rPr>
          <w:rFonts w:hint="default" w:ascii="Kinnari" w:hAnsi="Kinnari" w:cs="Kinnari"/>
          <w:sz w:val="28"/>
          <w:szCs w:val="28"/>
        </w:rPr>
      </w:pPr>
      <w:r>
        <w:rPr>
          <w:rFonts w:hint="default" w:ascii="Kinnari" w:hAnsi="Kinnari" w:cs="Kinnari"/>
          <w:b/>
          <w:bCs/>
          <w:sz w:val="28"/>
          <w:szCs w:val="28"/>
        </w:rPr>
        <w:t xml:space="preserve">  1.3 </w:t>
      </w:r>
      <w:r>
        <w:rPr>
          <w:rFonts w:hint="default" w:ascii="Kinnari" w:hAnsi="Kinnari" w:cs="Kinnari"/>
          <w:b/>
          <w:bCs/>
          <w:sz w:val="28"/>
          <w:szCs w:val="28"/>
          <w:u w:val="single"/>
        </w:rPr>
        <w:t>Objective:</w:t>
      </w:r>
    </w:p>
    <w:p>
      <w:pPr>
        <w:numPr>
          <w:ilvl w:val="0"/>
          <w:numId w:val="1"/>
        </w:numPr>
        <w:tabs>
          <w:tab w:val="left" w:pos="425"/>
        </w:tabs>
        <w:ind w:left="1254" w:leftChars="400" w:hanging="414" w:hangingChars="148"/>
        <w:rPr>
          <w:rFonts w:hint="default" w:ascii="Kinnari" w:hAnsi="Kinnari" w:cs="Kinnari"/>
          <w:sz w:val="28"/>
          <w:szCs w:val="28"/>
        </w:rPr>
      </w:pPr>
      <w:r>
        <w:rPr>
          <w:rFonts w:hint="default" w:ascii="Kinnari" w:hAnsi="Kinnari" w:cs="Kinnari"/>
          <w:sz w:val="28"/>
          <w:szCs w:val="28"/>
        </w:rPr>
        <w:t>To provide Industry Professionals, students &amp; Training Placement Cell, GJUS&amp;T, a common platform to interact</w:t>
      </w:r>
    </w:p>
    <w:p>
      <w:pPr>
        <w:numPr>
          <w:ilvl w:val="0"/>
          <w:numId w:val="1"/>
        </w:numPr>
        <w:tabs>
          <w:tab w:val="left" w:pos="425"/>
        </w:tabs>
        <w:ind w:left="1254" w:leftChars="400" w:hanging="414" w:hangingChars="148"/>
        <w:rPr>
          <w:rFonts w:hint="default" w:ascii="Kinnari" w:hAnsi="Kinnari" w:cs="Kinnari"/>
          <w:sz w:val="28"/>
          <w:szCs w:val="28"/>
        </w:rPr>
      </w:pPr>
      <w:r>
        <w:rPr>
          <w:rFonts w:hint="default" w:ascii="Kinnari" w:hAnsi="Kinnari" w:cs="Kinnari"/>
          <w:sz w:val="28"/>
          <w:szCs w:val="28"/>
        </w:rPr>
        <w:t>To have a website whose source code is available and can be interpolated as they want.</w:t>
      </w:r>
    </w:p>
    <w:p>
      <w:pPr>
        <w:numPr>
          <w:ilvl w:val="0"/>
          <w:numId w:val="1"/>
        </w:numPr>
        <w:tabs>
          <w:tab w:val="left" w:pos="425"/>
        </w:tabs>
        <w:ind w:left="1254" w:leftChars="400" w:hanging="414" w:hangingChars="148"/>
        <w:rPr>
          <w:rFonts w:hint="default" w:ascii="Kinnari" w:hAnsi="Kinnari" w:cs="Kinnari"/>
          <w:b w:val="0"/>
          <w:bCs w:val="0"/>
          <w:sz w:val="28"/>
          <w:szCs w:val="28"/>
          <w:u w:val="single"/>
        </w:rPr>
      </w:pPr>
      <w:r>
        <w:rPr>
          <w:rFonts w:hint="default" w:ascii="Kinnari" w:hAnsi="Kinnari" w:cs="Kinnari"/>
          <w:b w:val="0"/>
          <w:bCs w:val="0"/>
          <w:sz w:val="28"/>
          <w:szCs w:val="28"/>
        </w:rPr>
        <w:t>To have a website which can be better viewed in any device, i.e. Responsive Website.</w:t>
      </w:r>
    </w:p>
    <w:p>
      <w:pPr>
        <w:numPr>
          <w:ilvl w:val="0"/>
          <w:numId w:val="0"/>
        </w:numPr>
        <w:tabs>
          <w:tab w:val="clear" w:pos="425"/>
        </w:tabs>
        <w:ind w:leftChars="0"/>
        <w:rPr>
          <w:rFonts w:hint="default" w:ascii="Kinnari" w:hAnsi="Kinnari" w:cs="Kinnari"/>
          <w:b/>
          <w:bCs/>
          <w:sz w:val="28"/>
          <w:szCs w:val="28"/>
          <w:u w:val="single"/>
        </w:rPr>
      </w:pPr>
      <w:r>
        <w:rPr>
          <w:rFonts w:hint="default" w:ascii="Kinnari" w:hAnsi="Kinnari" w:cs="Kinnari"/>
          <w:b/>
          <w:bCs/>
          <w:sz w:val="28"/>
          <w:szCs w:val="28"/>
        </w:rPr>
        <w:t xml:space="preserve">  1.4 </w:t>
      </w:r>
      <w:r>
        <w:rPr>
          <w:rFonts w:hint="default" w:ascii="Kinnari" w:hAnsi="Kinnari" w:cs="Kinnari"/>
          <w:b/>
          <w:bCs/>
          <w:sz w:val="28"/>
          <w:szCs w:val="28"/>
          <w:u w:val="single"/>
        </w:rPr>
        <w:t>Scope:</w:t>
      </w:r>
    </w:p>
    <w:p>
      <w:pPr>
        <w:ind w:left="840" w:leftChars="400" w:right="384" w:rightChars="183" w:firstLine="0" w:firstLineChars="0"/>
        <w:jc w:val="both"/>
        <w:rPr>
          <w:rFonts w:hint="default" w:ascii="Kinnari" w:hAnsi="Kinnari" w:cs="Kinnari"/>
          <w:sz w:val="28"/>
          <w:szCs w:val="28"/>
        </w:rPr>
      </w:pPr>
      <w:r>
        <w:rPr>
          <w:rFonts w:hint="default" w:ascii="Kinnari" w:hAnsi="Kinnari" w:cs="Kinnari"/>
          <w:sz w:val="28"/>
          <w:szCs w:val="28"/>
        </w:rPr>
        <w:t xml:space="preserve">As the whole website is developed from the Scratch, with whole code available to Training Placement Cell and UCIC, it provides them, freedom to extend the functionality and speed along with the content. The Non-Programmer, don't need to access the code to manipulate the information displayed with the help of website to the public. They are provided with a very simple Graphic User Interface (GUI) to manipulate that information, whose functionality can be improved as desired.  </w:t>
      </w:r>
    </w:p>
    <w:p>
      <w:pPr>
        <w:ind w:left="840" w:leftChars="400" w:right="384" w:rightChars="183" w:firstLine="0" w:firstLineChars="0"/>
        <w:jc w:val="both"/>
        <w:rPr>
          <w:rFonts w:hint="default" w:ascii="Kinnari" w:hAnsi="Kinnari" w:cs="Kinnari"/>
          <w:sz w:val="28"/>
          <w:szCs w:val="28"/>
        </w:rPr>
      </w:pPr>
      <w:r>
        <w:rPr>
          <w:rFonts w:hint="default" w:ascii="Kinnari" w:hAnsi="Kinnari" w:cs="Kinnari"/>
          <w:sz w:val="28"/>
          <w:szCs w:val="28"/>
        </w:rPr>
        <w:br w:type="page"/>
      </w:r>
    </w:p>
    <w:p>
      <w:pPr>
        <w:pStyle w:val="2"/>
        <w:jc w:val="center"/>
        <w:rPr>
          <w:rFonts w:hint="default" w:ascii="URW Chancery L" w:hAnsi="URW Chancery L" w:cs="URW Chancery L"/>
          <w:u w:val="double"/>
        </w:rPr>
      </w:pPr>
      <w:r>
        <w:rPr>
          <w:rFonts w:hint="default" w:ascii="URW Chancery L" w:hAnsi="URW Chancery L" w:cs="URW Chancery L"/>
          <w:u w:val="double"/>
        </w:rPr>
        <w:t xml:space="preserve"> </w:t>
      </w:r>
      <w:bookmarkStart w:id="15" w:name="_Toc631582215"/>
      <w:bookmarkStart w:id="16" w:name="_Toc734238499"/>
      <w:bookmarkStart w:id="17" w:name="_Toc782605537"/>
      <w:r>
        <w:rPr>
          <w:rFonts w:hint="default" w:ascii="URW Chancery L" w:hAnsi="URW Chancery L" w:cs="URW Chancery L"/>
          <w:u w:val="double"/>
        </w:rPr>
        <w:t>2.Tools Description</w:t>
      </w:r>
      <w:bookmarkEnd w:id="15"/>
      <w:bookmarkEnd w:id="16"/>
      <w:bookmarkEnd w:id="17"/>
      <w:r>
        <w:rPr>
          <w:rFonts w:hint="default" w:ascii="URW Chancery L" w:hAnsi="URW Chancery L" w:cs="URW Chancery L"/>
          <w:u w:val="double"/>
        </w:rPr>
        <w:t xml:space="preserve"> </w:t>
      </w:r>
    </w:p>
    <w:p>
      <w:pPr>
        <w:rPr>
          <w:rFonts w:hint="default" w:ascii="URW Chancery L" w:hAnsi="URW Chancery L" w:cs="URW Chancery L"/>
          <w:u w:val="double"/>
        </w:rPr>
      </w:pPr>
    </w:p>
    <w:p>
      <w:pPr>
        <w:numPr>
          <w:ilvl w:val="0"/>
          <w:numId w:val="2"/>
        </w:numPr>
        <w:tabs>
          <w:tab w:val="left" w:pos="425"/>
        </w:tabs>
        <w:ind w:left="845" w:leftChars="0" w:right="384" w:rightChars="183" w:hanging="425" w:firstLineChars="0"/>
        <w:jc w:val="both"/>
        <w:rPr>
          <w:rFonts w:hint="default" w:ascii="Kinnari" w:hAnsi="Kinnari" w:cs="Kinnari"/>
          <w:sz w:val="28"/>
          <w:szCs w:val="28"/>
        </w:rPr>
      </w:pPr>
      <w:r>
        <w:rPr>
          <w:rFonts w:hint="default" w:ascii="Kinnari" w:hAnsi="Kinnari" w:cs="Kinnari"/>
          <w:sz w:val="28"/>
          <w:szCs w:val="28"/>
        </w:rPr>
        <w:t>Hardware: Any Personal Computer or Laptop with configuration of, or above than the configuration given below:</w:t>
      </w:r>
    </w:p>
    <w:p>
      <w:pPr>
        <w:numPr>
          <w:ilvl w:val="0"/>
          <w:numId w:val="3"/>
        </w:numPr>
        <w:tabs>
          <w:tab w:val="left" w:pos="420"/>
        </w:tabs>
        <w:ind w:left="0" w:leftChars="0" w:right="384" w:rightChars="183" w:firstLine="1265" w:firstLineChars="0"/>
        <w:jc w:val="both"/>
        <w:rPr>
          <w:rFonts w:hint="default" w:ascii="Kinnari" w:hAnsi="Kinnari" w:cs="Kinnari"/>
          <w:sz w:val="16"/>
          <w:szCs w:val="16"/>
        </w:rPr>
      </w:pPr>
      <w:r>
        <w:rPr>
          <w:rFonts w:hint="default" w:ascii="Kinnari" w:hAnsi="Kinnari" w:cs="Kinnari"/>
          <w:sz w:val="28"/>
          <w:szCs w:val="28"/>
        </w:rPr>
        <w:t>Processor: Dual Core</w:t>
      </w:r>
    </w:p>
    <w:p>
      <w:pPr>
        <w:numPr>
          <w:ilvl w:val="0"/>
          <w:numId w:val="3"/>
        </w:numPr>
        <w:tabs>
          <w:tab w:val="left" w:pos="420"/>
        </w:tabs>
        <w:ind w:left="0" w:leftChars="0" w:right="384" w:rightChars="183" w:firstLine="1265" w:firstLineChars="0"/>
        <w:jc w:val="both"/>
        <w:rPr>
          <w:rFonts w:hint="default" w:ascii="Kinnari" w:hAnsi="Kinnari" w:cs="Kinnari"/>
          <w:sz w:val="16"/>
          <w:szCs w:val="16"/>
        </w:rPr>
      </w:pPr>
      <w:r>
        <w:rPr>
          <w:rFonts w:hint="default" w:ascii="Kinnari" w:hAnsi="Kinnari" w:cs="Kinnari"/>
          <w:sz w:val="28"/>
          <w:szCs w:val="28"/>
        </w:rPr>
        <w:t>Clock Speed: 1.3 GHZ</w:t>
      </w:r>
    </w:p>
    <w:p>
      <w:pPr>
        <w:numPr>
          <w:ilvl w:val="0"/>
          <w:numId w:val="3"/>
        </w:numPr>
        <w:tabs>
          <w:tab w:val="left" w:pos="420"/>
        </w:tabs>
        <w:ind w:left="0" w:leftChars="0" w:right="384" w:rightChars="183" w:firstLine="1265" w:firstLineChars="0"/>
        <w:jc w:val="both"/>
        <w:rPr>
          <w:rFonts w:hint="default" w:ascii="Kinnari" w:hAnsi="Kinnari" w:cs="Kinnari"/>
          <w:sz w:val="16"/>
          <w:szCs w:val="16"/>
        </w:rPr>
      </w:pPr>
      <w:r>
        <w:rPr>
          <w:rFonts w:hint="default" w:ascii="Kinnari" w:hAnsi="Kinnari" w:cs="Kinnari"/>
          <w:sz w:val="28"/>
          <w:szCs w:val="28"/>
        </w:rPr>
        <w:t>RAM: 2 GB</w:t>
      </w:r>
    </w:p>
    <w:p>
      <w:pPr>
        <w:numPr>
          <w:ilvl w:val="0"/>
          <w:numId w:val="3"/>
        </w:numPr>
        <w:tabs>
          <w:tab w:val="left" w:pos="420"/>
        </w:tabs>
        <w:ind w:left="0" w:leftChars="0" w:right="384" w:rightChars="183" w:firstLine="1265" w:firstLineChars="0"/>
        <w:jc w:val="both"/>
        <w:rPr>
          <w:rFonts w:hint="default" w:ascii="Kinnari" w:hAnsi="Kinnari" w:cs="Kinnari"/>
          <w:sz w:val="16"/>
          <w:szCs w:val="16"/>
        </w:rPr>
      </w:pPr>
      <w:r>
        <w:rPr>
          <w:rFonts w:hint="default" w:ascii="Kinnari" w:hAnsi="Kinnari" w:cs="Kinnari"/>
          <w:sz w:val="28"/>
          <w:szCs w:val="28"/>
        </w:rPr>
        <w:t>Hard Disk: 250 GB</w:t>
      </w:r>
    </w:p>
    <w:p>
      <w:pPr>
        <w:numPr>
          <w:ilvl w:val="0"/>
          <w:numId w:val="4"/>
        </w:numPr>
        <w:tabs>
          <w:tab w:val="left" w:pos="425"/>
        </w:tabs>
        <w:ind w:left="845" w:leftChars="0" w:right="384" w:rightChars="183" w:hanging="425" w:firstLineChars="0"/>
        <w:jc w:val="both"/>
        <w:rPr>
          <w:rFonts w:hint="default" w:ascii="Kinnari" w:hAnsi="Kinnari" w:cs="Kinnari"/>
          <w:sz w:val="28"/>
          <w:szCs w:val="28"/>
        </w:rPr>
      </w:pPr>
      <w:r>
        <w:rPr>
          <w:rFonts w:hint="default" w:ascii="Kinnari" w:hAnsi="Kinnari" w:cs="Kinnari"/>
          <w:sz w:val="28"/>
          <w:szCs w:val="28"/>
        </w:rPr>
        <w:t>Software: The Software requirements are as follows:</w:t>
      </w:r>
    </w:p>
    <w:p>
      <w:pPr>
        <w:numPr>
          <w:ilvl w:val="0"/>
          <w:numId w:val="5"/>
        </w:numPr>
        <w:ind w:left="1680" w:leftChars="0" w:right="384" w:rightChars="183" w:hanging="420" w:firstLineChars="0"/>
        <w:jc w:val="both"/>
        <w:rPr>
          <w:rFonts w:hint="default" w:ascii="Kinnari" w:hAnsi="Kinnari" w:cs="Kinnari"/>
          <w:sz w:val="20"/>
          <w:szCs w:val="20"/>
        </w:rPr>
      </w:pPr>
      <w:r>
        <w:rPr>
          <w:rFonts w:hint="default" w:ascii="Kinnari" w:hAnsi="Kinnari" w:cs="Kinnari"/>
          <w:sz w:val="28"/>
          <w:szCs w:val="28"/>
        </w:rPr>
        <w:t>Operating System: Any.</w:t>
      </w:r>
    </w:p>
    <w:p>
      <w:pPr>
        <w:numPr>
          <w:ilvl w:val="0"/>
          <w:numId w:val="5"/>
        </w:numPr>
        <w:ind w:left="1680" w:leftChars="0" w:right="384" w:rightChars="183" w:hanging="420" w:firstLineChars="0"/>
        <w:jc w:val="both"/>
        <w:rPr>
          <w:rFonts w:hint="default" w:ascii="Kinnari" w:hAnsi="Kinnari" w:cs="Kinnari"/>
          <w:sz w:val="20"/>
          <w:szCs w:val="20"/>
        </w:rPr>
      </w:pPr>
      <w:r>
        <w:rPr>
          <w:rFonts w:hint="default" w:ascii="Kinnari" w:hAnsi="Kinnari" w:cs="Kinnari"/>
          <w:sz w:val="28"/>
          <w:szCs w:val="28"/>
        </w:rPr>
        <w:t>Text Editor: Notepad or any basic text Editor</w:t>
      </w:r>
    </w:p>
    <w:p>
      <w:pPr>
        <w:numPr>
          <w:ilvl w:val="0"/>
          <w:numId w:val="5"/>
        </w:numPr>
        <w:ind w:left="1680" w:leftChars="0" w:right="384" w:rightChars="183" w:hanging="420" w:firstLineChars="0"/>
        <w:jc w:val="both"/>
        <w:rPr>
          <w:rFonts w:hint="default" w:ascii="Kinnari" w:hAnsi="Kinnari" w:cs="Kinnari"/>
          <w:sz w:val="20"/>
          <w:szCs w:val="20"/>
        </w:rPr>
      </w:pPr>
      <w:r>
        <w:rPr>
          <w:rFonts w:hint="default" w:ascii="Kinnari" w:hAnsi="Kinnari" w:cs="Kinnari"/>
          <w:sz w:val="28"/>
          <w:szCs w:val="28"/>
        </w:rPr>
        <w:t>IDE: Sublime Text, Notepad++, Atom, Dreamsweaver etc.</w:t>
      </w:r>
    </w:p>
    <w:p>
      <w:pPr>
        <w:numPr>
          <w:ilvl w:val="0"/>
          <w:numId w:val="5"/>
        </w:numPr>
        <w:ind w:left="1680" w:leftChars="0" w:right="384" w:rightChars="183" w:hanging="420" w:firstLineChars="0"/>
        <w:jc w:val="both"/>
        <w:rPr>
          <w:rFonts w:hint="default" w:ascii="Kinnari" w:hAnsi="Kinnari" w:cs="Kinnari"/>
          <w:sz w:val="20"/>
          <w:szCs w:val="20"/>
        </w:rPr>
      </w:pPr>
      <w:r>
        <w:rPr>
          <w:rFonts w:hint="default" w:ascii="Kinnari" w:hAnsi="Kinnari" w:cs="Kinnari"/>
          <w:sz w:val="28"/>
          <w:szCs w:val="28"/>
        </w:rPr>
        <w:t>Web-Browser: Chrome, Firefox, Safari, etc.</w:t>
      </w:r>
    </w:p>
    <w:p>
      <w:pPr>
        <w:numPr>
          <w:ilvl w:val="0"/>
          <w:numId w:val="5"/>
        </w:numPr>
        <w:ind w:left="1680" w:leftChars="0" w:right="384" w:rightChars="183" w:hanging="420" w:firstLineChars="0"/>
        <w:jc w:val="both"/>
        <w:rPr>
          <w:rFonts w:hint="default" w:ascii="Kinnari" w:hAnsi="Kinnari" w:cs="Kinnari"/>
          <w:sz w:val="20"/>
          <w:szCs w:val="20"/>
        </w:rPr>
      </w:pPr>
      <w:r>
        <w:rPr>
          <w:rFonts w:hint="default" w:ascii="Kinnari" w:hAnsi="Kinnari" w:cs="Kinnari"/>
          <w:sz w:val="28"/>
          <w:szCs w:val="28"/>
        </w:rPr>
        <w:t>LocaHost Server: XAMPP.</w:t>
      </w:r>
    </w:p>
    <w:p>
      <w:pPr>
        <w:numPr>
          <w:ilvl w:val="0"/>
          <w:numId w:val="6"/>
        </w:numPr>
        <w:tabs>
          <w:tab w:val="left" w:pos="425"/>
        </w:tabs>
        <w:ind w:left="845" w:leftChars="0" w:right="384" w:rightChars="183" w:hanging="425" w:firstLineChars="0"/>
        <w:jc w:val="both"/>
        <w:rPr>
          <w:rFonts w:hint="default" w:ascii="Kinnari" w:hAnsi="Kinnari" w:cs="Kinnari"/>
          <w:sz w:val="28"/>
          <w:szCs w:val="28"/>
        </w:rPr>
      </w:pPr>
      <w:r>
        <w:rPr>
          <w:rFonts w:hint="default" w:ascii="Kinnari" w:hAnsi="Kinnari" w:cs="Kinnari"/>
          <w:sz w:val="28"/>
          <w:szCs w:val="28"/>
        </w:rPr>
        <w:t>Languages, Frameworks &amp; Libraries:</w:t>
      </w:r>
    </w:p>
    <w:p>
      <w:pPr>
        <w:numPr>
          <w:ilvl w:val="0"/>
          <w:numId w:val="7"/>
        </w:numPr>
        <w:ind w:left="1680" w:leftChars="0" w:right="384" w:rightChars="183" w:hanging="420" w:firstLineChars="0"/>
        <w:jc w:val="both"/>
        <w:rPr>
          <w:rFonts w:hint="default" w:ascii="Kinnari" w:hAnsi="Kinnari" w:cs="Kinnari"/>
          <w:sz w:val="20"/>
          <w:szCs w:val="20"/>
        </w:rPr>
      </w:pPr>
      <w:r>
        <w:rPr>
          <w:rFonts w:hint="default" w:ascii="Kinnari" w:hAnsi="Kinnari" w:cs="Kinnari"/>
          <w:sz w:val="28"/>
          <w:szCs w:val="28"/>
        </w:rPr>
        <w:t>For Frontend: HTML &amp; HTML5, CSS &amp; CSS3, BootStrap v3.2.0</w:t>
      </w:r>
    </w:p>
    <w:p>
      <w:pPr>
        <w:numPr>
          <w:ilvl w:val="0"/>
          <w:numId w:val="7"/>
        </w:numPr>
        <w:ind w:left="1680" w:leftChars="0" w:right="384" w:rightChars="183" w:hanging="420" w:firstLineChars="0"/>
        <w:jc w:val="both"/>
        <w:rPr>
          <w:rFonts w:hint="default" w:ascii="Kinnari" w:hAnsi="Kinnari" w:cs="Kinnari"/>
          <w:sz w:val="20"/>
          <w:szCs w:val="20"/>
        </w:rPr>
      </w:pPr>
      <w:r>
        <w:rPr>
          <w:rFonts w:hint="default" w:ascii="Kinnari" w:hAnsi="Kinnari" w:cs="Kinnari"/>
          <w:sz w:val="28"/>
          <w:szCs w:val="28"/>
        </w:rPr>
        <w:t>For Client Side Scripting: JavaScript, jQuery</w:t>
      </w:r>
    </w:p>
    <w:p>
      <w:pPr>
        <w:numPr>
          <w:ilvl w:val="0"/>
          <w:numId w:val="7"/>
        </w:numPr>
        <w:ind w:left="1680" w:leftChars="0" w:right="384" w:rightChars="183" w:hanging="420" w:firstLineChars="0"/>
        <w:jc w:val="both"/>
        <w:rPr>
          <w:rFonts w:hint="default" w:ascii="Kinnari" w:hAnsi="Kinnari" w:cs="Kinnari"/>
          <w:sz w:val="20"/>
          <w:szCs w:val="20"/>
        </w:rPr>
      </w:pPr>
      <w:r>
        <w:rPr>
          <w:rFonts w:hint="default" w:ascii="Kinnari" w:hAnsi="Kinnari" w:cs="Kinnari"/>
          <w:sz w:val="28"/>
          <w:szCs w:val="28"/>
        </w:rPr>
        <w:t>For Server Side Scripting: PHP5</w:t>
      </w:r>
    </w:p>
    <w:p>
      <w:pPr>
        <w:numPr>
          <w:ilvl w:val="0"/>
          <w:numId w:val="7"/>
        </w:numPr>
        <w:ind w:left="1680" w:leftChars="0" w:right="384" w:rightChars="183" w:hanging="420" w:firstLineChars="0"/>
        <w:jc w:val="both"/>
        <w:rPr>
          <w:rFonts w:hint="default" w:ascii="Kinnari" w:hAnsi="Kinnari" w:cs="Kinnari"/>
          <w:sz w:val="20"/>
          <w:szCs w:val="20"/>
        </w:rPr>
      </w:pPr>
      <w:r>
        <w:rPr>
          <w:rFonts w:hint="default" w:ascii="Kinnari" w:hAnsi="Kinnari" w:cs="Kinnari"/>
          <w:sz w:val="28"/>
          <w:szCs w:val="28"/>
        </w:rPr>
        <w:t>For Database: MySqli</w:t>
      </w:r>
    </w:p>
    <w:p>
      <w:pPr>
        <w:numPr>
          <w:ilvl w:val="0"/>
          <w:numId w:val="7"/>
        </w:numPr>
        <w:ind w:left="1680" w:leftChars="0" w:right="384" w:rightChars="183" w:hanging="420" w:firstLineChars="0"/>
        <w:jc w:val="both"/>
        <w:rPr>
          <w:rFonts w:hint="default" w:ascii="Kinnari" w:hAnsi="Kinnari" w:cs="Kinnari"/>
          <w:sz w:val="20"/>
          <w:szCs w:val="20"/>
        </w:rPr>
      </w:pPr>
      <w:r>
        <w:rPr>
          <w:rFonts w:hint="default" w:ascii="Kinnari" w:hAnsi="Kinnari" w:cs="Kinnari"/>
          <w:sz w:val="28"/>
          <w:szCs w:val="28"/>
        </w:rPr>
        <w:t>URL Rewriting: Apache Rewrite Module.</w:t>
      </w:r>
    </w:p>
    <w:p>
      <w:pPr>
        <w:numPr>
          <w:ilvl w:val="0"/>
          <w:numId w:val="7"/>
        </w:numPr>
        <w:ind w:left="1680" w:leftChars="0" w:right="384" w:rightChars="183" w:hanging="420" w:firstLineChars="0"/>
        <w:jc w:val="both"/>
        <w:rPr>
          <w:rFonts w:hint="default" w:ascii="Kinnari" w:hAnsi="Kinnari" w:cs="Kinnari"/>
          <w:sz w:val="20"/>
          <w:szCs w:val="20"/>
        </w:rPr>
      </w:pPr>
      <w:r>
        <w:rPr>
          <w:rFonts w:hint="default" w:ascii="Kinnari" w:hAnsi="Kinnari" w:cs="Kinnari"/>
          <w:sz w:val="28"/>
          <w:szCs w:val="28"/>
        </w:rPr>
        <w:t>Google Graphs and Google Maps API</w:t>
      </w:r>
    </w:p>
    <w:p>
      <w:pPr>
        <w:numPr>
          <w:ilvl w:val="0"/>
          <w:numId w:val="6"/>
        </w:numPr>
        <w:tabs>
          <w:tab w:val="left" w:pos="425"/>
        </w:tabs>
        <w:ind w:left="845" w:leftChars="0" w:right="384" w:rightChars="183" w:hanging="425" w:firstLineChars="0"/>
        <w:jc w:val="both"/>
        <w:rPr>
          <w:rFonts w:hint="default" w:ascii="Kinnari" w:hAnsi="Kinnari" w:cs="Kinnari"/>
          <w:sz w:val="28"/>
          <w:szCs w:val="28"/>
        </w:rPr>
      </w:pPr>
      <w:r>
        <w:rPr>
          <w:rFonts w:hint="default" w:ascii="Kinnari" w:hAnsi="Kinnari" w:cs="Kinnari"/>
          <w:sz w:val="28"/>
          <w:szCs w:val="28"/>
        </w:rPr>
        <w:t>Images</w:t>
      </w:r>
      <w:r>
        <w:rPr>
          <w:rFonts w:hint="default" w:ascii="Kinnari" w:hAnsi="Kinnari" w:cs="Kinnari"/>
          <w:sz w:val="28"/>
          <w:szCs w:val="28"/>
        </w:rPr>
        <w:t>:</w:t>
      </w:r>
    </w:p>
    <w:p>
      <w:pPr>
        <w:numPr>
          <w:ilvl w:val="0"/>
          <w:numId w:val="8"/>
        </w:numPr>
        <w:tabs>
          <w:tab w:val="left" w:pos="420"/>
        </w:tabs>
        <w:ind w:left="1680" w:leftChars="0" w:right="384" w:rightChars="183" w:hanging="420" w:firstLineChars="0"/>
        <w:jc w:val="both"/>
        <w:rPr>
          <w:rFonts w:hint="default" w:ascii="Kinnari" w:hAnsi="Kinnari" w:cs="Kinnari"/>
          <w:sz w:val="28"/>
          <w:szCs w:val="28"/>
        </w:rPr>
      </w:pPr>
      <w:r>
        <w:rPr>
          <w:rFonts w:hint="default" w:ascii="Kinnari" w:hAnsi="Kinnari" w:cs="Kinnari"/>
          <w:sz w:val="28"/>
          <w:szCs w:val="28"/>
        </w:rPr>
        <w:t>Progressive JPG or PNG</w:t>
      </w:r>
    </w:p>
    <w:p>
      <w:pPr>
        <w:numPr>
          <w:ilvl w:val="0"/>
          <w:numId w:val="0"/>
        </w:numPr>
        <w:tabs>
          <w:tab w:val="clear" w:pos="420"/>
          <w:tab w:val="clear" w:pos="425"/>
        </w:tabs>
        <w:ind w:left="1260" w:leftChars="0" w:right="384" w:rightChars="183"/>
        <w:jc w:val="both"/>
        <w:rPr>
          <w:rFonts w:hint="default" w:ascii="Kinnari" w:hAnsi="Kinnari" w:cs="Kinnari"/>
          <w:sz w:val="28"/>
          <w:szCs w:val="28"/>
        </w:rPr>
      </w:pPr>
      <w:r>
        <w:rPr>
          <w:rFonts w:hint="default" w:ascii="Kinnari" w:hAnsi="Kinnari" w:cs="Kinnari"/>
          <w:sz w:val="20"/>
          <w:szCs w:val="20"/>
        </w:rPr>
        <w:br w:type="page"/>
      </w:r>
    </w:p>
    <w:p>
      <w:pPr>
        <w:pStyle w:val="2"/>
        <w:jc w:val="center"/>
        <w:rPr>
          <w:rFonts w:hint="default" w:ascii="URW Chancery L" w:hAnsi="URW Chancery L" w:cs="URW Chancery L"/>
          <w:u w:val="double"/>
        </w:rPr>
      </w:pPr>
      <w:r>
        <w:rPr>
          <w:rFonts w:hint="default" w:ascii="URW Chancery L" w:hAnsi="URW Chancery L" w:cs="URW Chancery L"/>
          <w:u w:val="double"/>
        </w:rPr>
        <w:t xml:space="preserve"> </w:t>
      </w:r>
      <w:bookmarkStart w:id="18" w:name="_Toc1304471451"/>
      <w:bookmarkStart w:id="19" w:name="_Toc676476393"/>
      <w:bookmarkStart w:id="20" w:name="_Toc1157647358"/>
      <w:r>
        <w:rPr>
          <w:rFonts w:hint="default" w:ascii="URW Chancery L" w:hAnsi="URW Chancery L" w:cs="URW Chancery L"/>
          <w:u w:val="double"/>
        </w:rPr>
        <w:t>3.Description about various Languages</w:t>
      </w:r>
      <w:bookmarkEnd w:id="18"/>
      <w:bookmarkEnd w:id="19"/>
      <w:bookmarkEnd w:id="20"/>
      <w:r>
        <w:rPr>
          <w:rFonts w:hint="default" w:ascii="URW Chancery L" w:hAnsi="URW Chancery L" w:cs="URW Chancery L"/>
          <w:u w:val="double"/>
        </w:rPr>
        <w:t xml:space="preserve"> </w:t>
      </w:r>
    </w:p>
    <w:p>
      <w:pPr>
        <w:numPr>
          <w:ilvl w:val="0"/>
          <w:numId w:val="0"/>
        </w:numPr>
        <w:tabs>
          <w:tab w:val="clear" w:pos="420"/>
          <w:tab w:val="clear" w:pos="425"/>
        </w:tabs>
        <w:ind w:left="420" w:leftChars="0" w:right="384" w:rightChars="183" w:firstLine="0" w:firstLineChars="0"/>
        <w:jc w:val="both"/>
        <w:rPr>
          <w:rFonts w:hint="default" w:ascii="Kinnari" w:hAnsi="Kinnari" w:cs="Kinnari"/>
          <w:sz w:val="28"/>
          <w:szCs w:val="28"/>
        </w:rPr>
      </w:pPr>
      <w:r>
        <w:rPr>
          <w:rFonts w:hint="default" w:ascii="Kinnari" w:hAnsi="Kinnari" w:cs="Kinnari"/>
          <w:sz w:val="28"/>
          <w:szCs w:val="28"/>
        </w:rPr>
        <w:t xml:space="preserve">1. </w:t>
      </w:r>
      <w:r>
        <w:rPr>
          <w:rFonts w:hint="default" w:ascii="Kinnari" w:hAnsi="Kinnari" w:cs="Kinnari"/>
          <w:b/>
          <w:bCs/>
          <w:sz w:val="28"/>
          <w:szCs w:val="28"/>
          <w:u w:val="single"/>
        </w:rPr>
        <w:t>Html &amp; Html5</w:t>
      </w:r>
      <w:r>
        <w:rPr>
          <w:rFonts w:hint="default" w:ascii="Kinnari" w:hAnsi="Kinnari" w:cs="Kinnari"/>
          <w:b/>
          <w:bCs/>
          <w:sz w:val="28"/>
          <w:szCs w:val="28"/>
        </w:rPr>
        <w:t>:</w:t>
      </w:r>
      <w:r>
        <w:rPr>
          <w:rFonts w:hint="default" w:ascii="Kinnari" w:hAnsi="Kinnari" w:cs="Kinnari"/>
          <w:sz w:val="28"/>
          <w:szCs w:val="28"/>
        </w:rPr>
        <w:t xml:space="preserve"> HTML stands for Hyper text markup language, that is common language used to structure the content over Web. HTML elements are the basic building blocks of web pages. Any HTML element consist of tag and contents. Tags  are used to structure the contents with the help of various tags, such as &lt;p&gt; &lt;/p&gt; tag, &lt;a&gt; &lt;/a&gt; tag. The Browser doesn’t display the tag, it just render the contents of the tag to the user. HTML 5 is the upgraded version of the HTML that include some major version upgrades like introduction of various </w:t>
      </w:r>
      <w:r>
        <w:rPr>
          <w:rFonts w:hint="default" w:ascii="Kinnari" w:hAnsi="Kinnari" w:cs="Kinnari"/>
          <w:b/>
          <w:bCs/>
          <w:sz w:val="28"/>
          <w:szCs w:val="28"/>
        </w:rPr>
        <w:t>semantic elements</w:t>
      </w:r>
      <w:r>
        <w:rPr>
          <w:rFonts w:hint="default" w:ascii="Kinnari" w:hAnsi="Kinnari" w:cs="Kinnari"/>
          <w:sz w:val="28"/>
          <w:szCs w:val="28"/>
        </w:rPr>
        <w:t xml:space="preserve"> like &lt;header&gt;, &lt;footer&gt;, &lt;article&gt; etc. </w:t>
      </w:r>
      <w:r>
        <w:rPr>
          <w:rFonts w:hint="default" w:ascii="Kinnari" w:hAnsi="Kinnari" w:cs="Kinnari"/>
          <w:b/>
          <w:bCs/>
          <w:sz w:val="28"/>
          <w:szCs w:val="28"/>
        </w:rPr>
        <w:t>Attributes of form elements</w:t>
      </w:r>
      <w:r>
        <w:rPr>
          <w:rFonts w:hint="default" w:ascii="Kinnari" w:hAnsi="Kinnari" w:cs="Kinnari"/>
          <w:sz w:val="28"/>
          <w:szCs w:val="28"/>
        </w:rPr>
        <w:t xml:space="preserve"> like date, color, number, range. </w:t>
      </w:r>
      <w:r>
        <w:rPr>
          <w:rFonts w:hint="default" w:ascii="Kinnari" w:hAnsi="Kinnari" w:cs="Kinnari"/>
          <w:b/>
          <w:bCs/>
          <w:sz w:val="28"/>
          <w:szCs w:val="28"/>
        </w:rPr>
        <w:t>Graphics elements</w:t>
      </w:r>
      <w:r>
        <w:rPr>
          <w:rFonts w:hint="default" w:ascii="Kinnari" w:hAnsi="Kinnari" w:cs="Kinnari"/>
          <w:sz w:val="28"/>
          <w:szCs w:val="28"/>
        </w:rPr>
        <w:t xml:space="preserve"> like &lt;svg&gt;, &lt;canvas&gt;, </w:t>
      </w:r>
      <w:r>
        <w:rPr>
          <w:rFonts w:hint="default" w:ascii="Kinnari" w:hAnsi="Kinnari" w:cs="Kinnari"/>
          <w:b/>
          <w:bCs/>
          <w:sz w:val="28"/>
          <w:szCs w:val="28"/>
        </w:rPr>
        <w:t>Multimedia elements</w:t>
      </w:r>
      <w:r>
        <w:rPr>
          <w:rFonts w:hint="default" w:ascii="Kinnari" w:hAnsi="Kinnari" w:cs="Kinnari"/>
          <w:sz w:val="28"/>
          <w:szCs w:val="28"/>
        </w:rPr>
        <w:t xml:space="preserve"> like &lt;audio&gt;, &lt;video&gt;. For more details about HTML you may visit Bibliography section.</w:t>
      </w:r>
    </w:p>
    <w:p>
      <w:pPr>
        <w:numPr>
          <w:ilvl w:val="0"/>
          <w:numId w:val="0"/>
        </w:numPr>
        <w:tabs>
          <w:tab w:val="clear" w:pos="420"/>
          <w:tab w:val="clear" w:pos="425"/>
        </w:tabs>
        <w:ind w:left="420" w:leftChars="0" w:right="384" w:rightChars="183" w:firstLine="0" w:firstLineChars="0"/>
        <w:jc w:val="both"/>
        <w:rPr>
          <w:rFonts w:hint="default" w:ascii="Kinnari" w:hAnsi="Kinnari" w:cs="Kinnari"/>
          <w:sz w:val="28"/>
          <w:szCs w:val="28"/>
        </w:rPr>
      </w:pPr>
      <w:r>
        <w:rPr>
          <w:rFonts w:hint="default" w:ascii="Kinnari" w:hAnsi="Kinnari" w:cs="Kinnari"/>
          <w:sz w:val="28"/>
          <w:szCs w:val="28"/>
        </w:rPr>
        <w:t xml:space="preserve">2. </w:t>
      </w:r>
      <w:r>
        <w:rPr>
          <w:rFonts w:hint="default" w:ascii="Kinnari" w:hAnsi="Kinnari" w:cs="Kinnari"/>
          <w:b/>
          <w:bCs/>
          <w:sz w:val="28"/>
          <w:szCs w:val="28"/>
          <w:u w:val="single"/>
        </w:rPr>
        <w:t>CSS &amp; CSS3</w:t>
      </w:r>
      <w:r>
        <w:rPr>
          <w:rFonts w:hint="default" w:ascii="Kinnari" w:hAnsi="Kinnari" w:cs="Kinnari"/>
          <w:b/>
          <w:bCs/>
          <w:sz w:val="28"/>
          <w:szCs w:val="28"/>
        </w:rPr>
        <w:t>:</w:t>
      </w:r>
      <w:r>
        <w:rPr>
          <w:rFonts w:hint="default" w:ascii="Kinnari" w:hAnsi="Kinnari" w:cs="Kinnari"/>
          <w:sz w:val="28"/>
          <w:szCs w:val="28"/>
        </w:rPr>
        <w:t xml:space="preserve"> CSS stands for cascading style sheets used to deals with the appearance of the Web Pages. HTML only provide simple appearance elements, like elements related to text formatting like &lt;b&gt;, &lt;i&gt; tag, that doesn’t provide any special visual effects. So CSS was created to add some visual effects and render the text more effectively. CSS uses some rules and selectors to select the element and can be used to manipulate lots of properties like display, font-family, height, width. CSS not only used to add visual effects to the text rendered by the Browser but also to manipulate the structure appearance according to the device  in which the websites or web apps are accessed. It  is done with the media rules, as shown below:</w:t>
      </w:r>
    </w:p>
    <w:p>
      <w:pPr>
        <w:numPr>
          <w:ilvl w:val="0"/>
          <w:numId w:val="0"/>
        </w:numPr>
        <w:tabs>
          <w:tab w:val="clear" w:pos="420"/>
          <w:tab w:val="clear" w:pos="425"/>
        </w:tabs>
        <w:ind w:left="420" w:leftChars="0" w:right="384" w:rightChars="183" w:firstLine="0" w:firstLineChars="0"/>
        <w:jc w:val="both"/>
        <w:rPr>
          <w:rFonts w:hint="default" w:ascii="Kinnari" w:hAnsi="Kinnari" w:cs="Kinnari"/>
          <w:sz w:val="28"/>
          <w:szCs w:val="28"/>
        </w:rPr>
      </w:pPr>
    </w:p>
    <w:p>
      <w:pPr>
        <w:numPr>
          <w:ilvl w:val="0"/>
          <w:numId w:val="0"/>
        </w:numPr>
        <w:tabs>
          <w:tab w:val="clear" w:pos="420"/>
          <w:tab w:val="clear" w:pos="425"/>
        </w:tabs>
        <w:ind w:left="420" w:leftChars="0" w:right="384" w:rightChars="183" w:firstLine="0" w:firstLineChars="0"/>
        <w:jc w:val="both"/>
        <w:rPr>
          <w:rFonts w:hint="default" w:ascii="Kinnari" w:hAnsi="Kinnari" w:cs="Kinnari"/>
          <w:sz w:val="28"/>
          <w:szCs w:val="28"/>
        </w:rPr>
      </w:pPr>
    </w:p>
    <w:p>
      <w:pPr>
        <w:numPr>
          <w:ilvl w:val="0"/>
          <w:numId w:val="0"/>
        </w:numPr>
        <w:tabs>
          <w:tab w:val="clear" w:pos="420"/>
          <w:tab w:val="clear" w:pos="425"/>
        </w:tabs>
        <w:ind w:left="420" w:leftChars="0" w:right="384" w:rightChars="183" w:firstLine="0" w:firstLineChars="0"/>
        <w:jc w:val="both"/>
        <w:rPr>
          <w:rFonts w:hint="default" w:ascii="Kinnari" w:hAnsi="Kinnari" w:cs="Kinnari"/>
          <w:sz w:val="28"/>
          <w:szCs w:val="28"/>
        </w:rPr>
      </w:pPr>
    </w:p>
    <w:p>
      <w:pPr>
        <w:numPr>
          <w:ilvl w:val="0"/>
          <w:numId w:val="0"/>
        </w:numPr>
        <w:tabs>
          <w:tab w:val="clear" w:pos="420"/>
          <w:tab w:val="clear" w:pos="425"/>
        </w:tabs>
        <w:ind w:left="420" w:leftChars="0" w:right="384" w:rightChars="183" w:firstLine="0" w:firstLineChars="0"/>
        <w:jc w:val="both"/>
        <w:rPr>
          <w:rFonts w:hint="default" w:ascii="Kinnari" w:hAnsi="Kinnari" w:cs="Kinnari"/>
          <w:sz w:val="28"/>
          <w:szCs w:val="28"/>
        </w:rPr>
      </w:pPr>
      <w:r>
        <w:rPr>
          <w:rFonts w:hint="default" w:ascii="Kinnari" w:hAnsi="Kinnari" w:cs="Kinnari"/>
          <w:sz w:val="28"/>
          <w:szCs w:val="28"/>
        </w:rPr>
        <w:drawing>
          <wp:inline distT="0" distB="0" distL="114300" distR="114300">
            <wp:extent cx="5982335" cy="2541270"/>
            <wp:effectExtent l="0" t="0" r="18415" b="11430"/>
            <wp:docPr id="3" name="Picture 3" descr="Screenshot from 2018-01-23 22-5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18-01-23 22-53-16"/>
                    <pic:cNvPicPr>
                      <a:picLocks noChangeAspect="1"/>
                    </pic:cNvPicPr>
                  </pic:nvPicPr>
                  <pic:blipFill>
                    <a:blip r:embed="rId11"/>
                    <a:stretch>
                      <a:fillRect/>
                    </a:stretch>
                  </pic:blipFill>
                  <pic:spPr>
                    <a:xfrm>
                      <a:off x="0" y="0"/>
                      <a:ext cx="5982335" cy="2541270"/>
                    </a:xfrm>
                    <a:prstGeom prst="rect">
                      <a:avLst/>
                    </a:prstGeom>
                  </pic:spPr>
                </pic:pic>
              </a:graphicData>
            </a:graphic>
          </wp:inline>
        </w:drawing>
      </w:r>
    </w:p>
    <w:p>
      <w:pPr>
        <w:numPr>
          <w:ilvl w:val="0"/>
          <w:numId w:val="9"/>
        </w:numPr>
        <w:ind w:left="420" w:leftChars="0" w:right="384" w:rightChars="183" w:firstLine="0" w:firstLineChars="0"/>
        <w:jc w:val="both"/>
        <w:rPr>
          <w:rFonts w:hint="default" w:ascii="Kinnari" w:hAnsi="Kinnari" w:cs="Kinnari"/>
          <w:b w:val="0"/>
          <w:bCs w:val="0"/>
          <w:sz w:val="28"/>
          <w:szCs w:val="28"/>
        </w:rPr>
      </w:pPr>
      <w:r>
        <w:rPr>
          <w:rFonts w:hint="default" w:ascii="Kinnari" w:hAnsi="Kinnari" w:cs="Kinnari"/>
          <w:b/>
          <w:bCs/>
          <w:sz w:val="28"/>
          <w:szCs w:val="28"/>
        </w:rPr>
        <w:t xml:space="preserve">JavaScript &amp; jQuery: </w:t>
      </w:r>
      <w:r>
        <w:rPr>
          <w:rFonts w:hint="default" w:ascii="Kinnari" w:hAnsi="Kinnari" w:cs="Kinnari"/>
          <w:b w:val="0"/>
          <w:bCs w:val="0"/>
          <w:sz w:val="28"/>
          <w:szCs w:val="28"/>
        </w:rPr>
        <w:t xml:space="preserve">JavaScript is a programming language that adds interactivity to your website (for example: games, responses when buttons are pressed or data entered in forms, dynamic styling, animation). JavaScript is client side Scripting Language that is used to add interactivity to the pages, like on occurrence of particular events(click, scroll, hover etc) calling a function bound with that element. </w:t>
      </w:r>
    </w:p>
    <w:p>
      <w:pPr>
        <w:numPr>
          <w:ilvl w:val="0"/>
          <w:numId w:val="0"/>
        </w:numPr>
        <w:tabs>
          <w:tab w:val="clear" w:pos="420"/>
          <w:tab w:val="clear" w:pos="425"/>
        </w:tabs>
        <w:ind w:left="840" w:leftChars="0" w:right="384" w:rightChars="183" w:firstLine="420" w:firstLineChars="0"/>
        <w:jc w:val="both"/>
        <w:rPr>
          <w:rFonts w:hint="default" w:ascii="Kinnari" w:hAnsi="Kinnari" w:cs="Kinnari"/>
          <w:b w:val="0"/>
          <w:bCs w:val="0"/>
          <w:sz w:val="28"/>
          <w:szCs w:val="28"/>
        </w:rPr>
      </w:pPr>
      <w:r>
        <w:rPr>
          <w:rFonts w:hint="default" w:ascii="Kinnari" w:hAnsi="Kinnari" w:cs="Kinnari"/>
          <w:b w:val="0"/>
          <w:bCs w:val="0"/>
          <w:sz w:val="28"/>
          <w:szCs w:val="28"/>
        </w:rPr>
        <w:t>While jQuery is a fast, small, and feature-rich JavaScript library. It makes things like HTML document traversal and manipulation, event handling, animation, and Ajax much simpler with an easy-to-use API that works across a multitude of browsers. With a combination of versatility and extensibility, jQuery has changed the way that millions of people write JavaScript.</w:t>
      </w:r>
    </w:p>
    <w:p>
      <w:pPr>
        <w:numPr>
          <w:ilvl w:val="0"/>
          <w:numId w:val="0"/>
        </w:numPr>
        <w:tabs>
          <w:tab w:val="clear" w:pos="420"/>
          <w:tab w:val="clear" w:pos="425"/>
        </w:tabs>
        <w:ind w:left="840" w:leftChars="0" w:right="384" w:rightChars="183" w:firstLine="420" w:firstLineChars="0"/>
        <w:jc w:val="both"/>
        <w:rPr>
          <w:rFonts w:hint="default" w:ascii="Kinnari" w:hAnsi="Kinnari" w:cs="Kinnari"/>
          <w:b w:val="0"/>
          <w:bCs w:val="0"/>
          <w:sz w:val="28"/>
          <w:szCs w:val="28"/>
        </w:rPr>
      </w:pPr>
      <w:r>
        <w:rPr>
          <w:rFonts w:hint="default" w:ascii="Kinnari" w:hAnsi="Kinnari" w:cs="Kinnari"/>
          <w:b w:val="0"/>
          <w:bCs w:val="0"/>
          <w:sz w:val="28"/>
          <w:szCs w:val="28"/>
        </w:rPr>
        <w:t>Both JavaScript and jQuery works and access the html elements on the basis of Document Object Model (DOM) model. The Document Object Model (DOM) is a cross-platform and language-independent application programming interface that treats a HTML, XHTML, or XML document as a tree structure wherein each node is an object representing a part of the document.</w:t>
      </w:r>
    </w:p>
    <w:p>
      <w:pPr>
        <w:numPr>
          <w:ilvl w:val="0"/>
          <w:numId w:val="0"/>
        </w:numPr>
        <w:tabs>
          <w:tab w:val="clear" w:pos="420"/>
          <w:tab w:val="clear" w:pos="425"/>
        </w:tabs>
        <w:ind w:left="840" w:leftChars="0" w:right="384" w:rightChars="183" w:firstLine="420" w:firstLineChars="0"/>
        <w:jc w:val="both"/>
        <w:rPr>
          <w:rFonts w:hint="default" w:ascii="Kinnari" w:hAnsi="Kinnari" w:cs="Kinnari"/>
          <w:b w:val="0"/>
          <w:bCs w:val="0"/>
          <w:sz w:val="28"/>
          <w:szCs w:val="28"/>
        </w:rPr>
      </w:pPr>
      <w:r>
        <w:rPr>
          <w:rFonts w:hint="default" w:ascii="Kinnari" w:hAnsi="Kinnari" w:cs="Kinnari"/>
          <w:b w:val="0"/>
          <w:bCs w:val="0"/>
          <w:sz w:val="28"/>
          <w:szCs w:val="28"/>
        </w:rPr>
        <w:drawing>
          <wp:inline distT="0" distB="0" distL="114300" distR="114300">
            <wp:extent cx="4628515" cy="2533650"/>
            <wp:effectExtent l="0" t="0" r="635" b="0"/>
            <wp:docPr id="5" name="Picture 5" descr="pic_html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ic_htmltree"/>
                    <pic:cNvPicPr>
                      <a:picLocks noChangeAspect="1"/>
                    </pic:cNvPicPr>
                  </pic:nvPicPr>
                  <pic:blipFill>
                    <a:blip r:embed="rId12"/>
                    <a:stretch>
                      <a:fillRect/>
                    </a:stretch>
                  </pic:blipFill>
                  <pic:spPr>
                    <a:xfrm>
                      <a:off x="0" y="0"/>
                      <a:ext cx="4628515" cy="2533650"/>
                    </a:xfrm>
                    <a:prstGeom prst="rect">
                      <a:avLst/>
                    </a:prstGeom>
                  </pic:spPr>
                </pic:pic>
              </a:graphicData>
            </a:graphic>
          </wp:inline>
        </w:drawing>
      </w:r>
    </w:p>
    <w:p>
      <w:pPr>
        <w:numPr>
          <w:ilvl w:val="0"/>
          <w:numId w:val="0"/>
        </w:numPr>
        <w:tabs>
          <w:tab w:val="clear" w:pos="420"/>
          <w:tab w:val="clear" w:pos="425"/>
        </w:tabs>
        <w:ind w:right="384" w:rightChars="183"/>
        <w:jc w:val="both"/>
        <w:rPr>
          <w:rFonts w:hint="default" w:ascii="Kinnari" w:hAnsi="Kinnari" w:cs="Kinnari"/>
          <w:b w:val="0"/>
          <w:bCs w:val="0"/>
          <w:sz w:val="28"/>
          <w:szCs w:val="28"/>
        </w:rPr>
      </w:pPr>
    </w:p>
    <w:p>
      <w:pPr>
        <w:numPr>
          <w:ilvl w:val="0"/>
          <w:numId w:val="0"/>
        </w:numPr>
        <w:tabs>
          <w:tab w:val="clear" w:pos="420"/>
          <w:tab w:val="clear" w:pos="425"/>
        </w:tabs>
        <w:ind w:left="420" w:leftChars="0" w:right="384" w:rightChars="183"/>
        <w:jc w:val="both"/>
        <w:rPr>
          <w:rFonts w:hint="default" w:ascii="Kinnari" w:hAnsi="Kinnari" w:cs="Kinnari"/>
          <w:b/>
          <w:bCs/>
          <w:sz w:val="28"/>
          <w:szCs w:val="28"/>
        </w:rPr>
      </w:pPr>
      <w:r>
        <w:rPr>
          <w:rFonts w:hint="default" w:ascii="Kinnari" w:hAnsi="Kinnari" w:cs="Kinnari"/>
          <w:b/>
          <w:bCs/>
          <w:sz w:val="28"/>
          <w:szCs w:val="28"/>
        </w:rPr>
        <w:t xml:space="preserve">5. </w:t>
      </w:r>
      <w:r>
        <w:rPr>
          <w:rFonts w:hint="default" w:ascii="Kinnari" w:hAnsi="Kinnari" w:cs="Kinnari"/>
          <w:b/>
          <w:bCs/>
          <w:sz w:val="28"/>
          <w:szCs w:val="28"/>
          <w:u w:val="single"/>
        </w:rPr>
        <w:t>Bootstrap</w:t>
      </w:r>
      <w:r>
        <w:rPr>
          <w:rFonts w:hint="default" w:ascii="Kinnari" w:hAnsi="Kinnari" w:cs="Kinnari"/>
          <w:b/>
          <w:bCs/>
          <w:sz w:val="28"/>
          <w:szCs w:val="28"/>
        </w:rPr>
        <w:t xml:space="preserve">: </w:t>
      </w:r>
      <w:r>
        <w:rPr>
          <w:rFonts w:hint="default" w:ascii="Kinnari" w:hAnsi="Kinnari" w:cs="Kinnari"/>
          <w:b w:val="0"/>
          <w:bCs w:val="0"/>
          <w:sz w:val="28"/>
          <w:szCs w:val="28"/>
        </w:rPr>
        <w:t>Bootstrap is an open source toolkit for developing with HTML, CSS, and JS. Quickly prototype your ideas or build your entire app with our Sass variables and mixins, responsive grid system, extensive prebuilt components, and powerful plugins built on jQuery.</w:t>
      </w:r>
      <w:r>
        <w:rPr>
          <w:rFonts w:hint="default" w:ascii="Kinnari" w:hAnsi="Kinnari" w:cs="Kinnari"/>
          <w:b/>
          <w:bCs/>
          <w:sz w:val="28"/>
          <w:szCs w:val="28"/>
        </w:rPr>
        <w:t xml:space="preserve"> </w:t>
      </w:r>
      <w:r>
        <w:rPr>
          <w:rFonts w:hint="default" w:ascii="Kinnari" w:hAnsi="Kinnari" w:cs="Kinnari"/>
          <w:b w:val="0"/>
          <w:bCs w:val="0"/>
          <w:sz w:val="28"/>
          <w:szCs w:val="28"/>
        </w:rPr>
        <w:t>It simplify the task of building responsive Websites or Web applications as it contain predefined classes that render the elements in the browser according to the classes applied to that element. Bootstrap uses Grid System:</w:t>
      </w:r>
    </w:p>
    <w:p>
      <w:pPr>
        <w:numPr>
          <w:ilvl w:val="0"/>
          <w:numId w:val="0"/>
        </w:numPr>
        <w:tabs>
          <w:tab w:val="clear" w:pos="420"/>
          <w:tab w:val="clear" w:pos="425"/>
        </w:tabs>
        <w:ind w:left="420" w:leftChars="0" w:right="384" w:rightChars="183"/>
        <w:jc w:val="both"/>
        <w:rPr>
          <w:rFonts w:hint="default" w:ascii="Kinnari" w:hAnsi="Kinnari" w:cs="Kinnari"/>
          <w:b w:val="0"/>
          <w:bCs w:val="0"/>
          <w:sz w:val="28"/>
          <w:szCs w:val="28"/>
        </w:rPr>
      </w:pPr>
      <w:r>
        <w:rPr>
          <w:rFonts w:hint="default" w:ascii="Kinnari" w:hAnsi="Kinnari" w:cs="Kinnari"/>
          <w:b w:val="0"/>
          <w:bCs w:val="0"/>
          <w:sz w:val="28"/>
          <w:szCs w:val="28"/>
        </w:rPr>
        <w:t>Bootstrap's grid system allows up to 12 columns across the page. If you do not want to use all 12 columns individually, you can group the columns together to create wider columns:</w:t>
      </w:r>
    </w:p>
    <w:p>
      <w:pPr>
        <w:numPr>
          <w:ilvl w:val="0"/>
          <w:numId w:val="0"/>
        </w:numPr>
        <w:tabs>
          <w:tab w:val="clear" w:pos="420"/>
          <w:tab w:val="clear" w:pos="425"/>
        </w:tabs>
        <w:ind w:left="420" w:leftChars="0" w:right="384" w:rightChars="183"/>
        <w:jc w:val="center"/>
        <w:rPr>
          <w:rFonts w:hint="default" w:ascii="Kinnari" w:hAnsi="Kinnari" w:cs="Kinnari"/>
          <w:b/>
          <w:bCs/>
          <w:sz w:val="28"/>
          <w:szCs w:val="28"/>
        </w:rPr>
      </w:pPr>
      <w:r>
        <w:rPr>
          <w:rFonts w:hint="default" w:ascii="Kinnari" w:hAnsi="Kinnari" w:cs="Kinnari"/>
          <w:b/>
          <w:bCs/>
          <w:sz w:val="28"/>
          <w:szCs w:val="28"/>
        </w:rPr>
        <w:drawing>
          <wp:anchor distT="0" distB="0" distL="114300" distR="114300" simplePos="0" relativeHeight="251700224" behindDoc="0" locked="0" layoutInCell="1" allowOverlap="1">
            <wp:simplePos x="0" y="0"/>
            <wp:positionH relativeFrom="column">
              <wp:posOffset>66675</wp:posOffset>
            </wp:positionH>
            <wp:positionV relativeFrom="paragraph">
              <wp:posOffset>78105</wp:posOffset>
            </wp:positionV>
            <wp:extent cx="6638925" cy="1456690"/>
            <wp:effectExtent l="0" t="0" r="9525" b="10160"/>
            <wp:wrapNone/>
            <wp:docPr id="6" name="Picture 6" descr="Screenshot from 2018-01-23 23-3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18-01-23 23-36-16"/>
                    <pic:cNvPicPr>
                      <a:picLocks noChangeAspect="1"/>
                    </pic:cNvPicPr>
                  </pic:nvPicPr>
                  <pic:blipFill>
                    <a:blip r:embed="rId13"/>
                    <a:stretch>
                      <a:fillRect/>
                    </a:stretch>
                  </pic:blipFill>
                  <pic:spPr>
                    <a:xfrm>
                      <a:off x="0" y="0"/>
                      <a:ext cx="6638925" cy="1456690"/>
                    </a:xfrm>
                    <a:prstGeom prst="rect">
                      <a:avLst/>
                    </a:prstGeom>
                  </pic:spPr>
                </pic:pic>
              </a:graphicData>
            </a:graphic>
          </wp:anchor>
        </w:drawing>
      </w:r>
    </w:p>
    <w:p>
      <w:pPr>
        <w:numPr>
          <w:ilvl w:val="0"/>
          <w:numId w:val="0"/>
        </w:numPr>
        <w:tabs>
          <w:tab w:val="clear" w:pos="420"/>
          <w:tab w:val="clear" w:pos="425"/>
        </w:tabs>
        <w:ind w:left="420" w:leftChars="0" w:right="384" w:rightChars="183"/>
        <w:jc w:val="both"/>
        <w:rPr>
          <w:rFonts w:hint="default" w:ascii="Kinnari" w:hAnsi="Kinnari" w:cs="Kinnari"/>
          <w:b/>
          <w:bCs/>
          <w:sz w:val="28"/>
          <w:szCs w:val="28"/>
        </w:rPr>
      </w:pPr>
      <w:r>
        <w:rPr>
          <w:rFonts w:hint="default" w:ascii="Kinnari" w:hAnsi="Kinnari" w:cs="Kinnari"/>
          <w:b/>
          <w:bCs/>
          <w:sz w:val="28"/>
          <w:szCs w:val="28"/>
        </w:rPr>
        <w:t>Why Use Bootstrap?</w:t>
      </w:r>
    </w:p>
    <w:p>
      <w:pPr>
        <w:numPr>
          <w:ilvl w:val="0"/>
          <w:numId w:val="0"/>
        </w:numPr>
        <w:tabs>
          <w:tab w:val="clear" w:pos="420"/>
          <w:tab w:val="clear" w:pos="425"/>
        </w:tabs>
        <w:ind w:left="420" w:leftChars="0" w:right="384" w:rightChars="183"/>
        <w:jc w:val="both"/>
        <w:rPr>
          <w:rFonts w:hint="default" w:ascii="Kinnari" w:hAnsi="Kinnari" w:cs="Kinnari"/>
          <w:b/>
          <w:bCs/>
          <w:sz w:val="28"/>
          <w:szCs w:val="28"/>
        </w:rPr>
      </w:pPr>
    </w:p>
    <w:p>
      <w:pPr>
        <w:numPr>
          <w:ilvl w:val="0"/>
          <w:numId w:val="0"/>
        </w:numPr>
        <w:tabs>
          <w:tab w:val="clear" w:pos="420"/>
          <w:tab w:val="clear" w:pos="425"/>
        </w:tabs>
        <w:ind w:left="420" w:leftChars="0" w:right="384" w:rightChars="183"/>
        <w:jc w:val="both"/>
        <w:rPr>
          <w:rFonts w:hint="default" w:ascii="Kinnari" w:hAnsi="Kinnari" w:cs="Kinnari"/>
          <w:b/>
          <w:bCs/>
          <w:sz w:val="28"/>
          <w:szCs w:val="28"/>
        </w:rPr>
      </w:pPr>
    </w:p>
    <w:p>
      <w:pPr>
        <w:numPr>
          <w:ilvl w:val="0"/>
          <w:numId w:val="0"/>
        </w:numPr>
        <w:tabs>
          <w:tab w:val="clear" w:pos="420"/>
          <w:tab w:val="clear" w:pos="425"/>
        </w:tabs>
        <w:ind w:left="420" w:leftChars="0" w:right="384" w:rightChars="183"/>
        <w:jc w:val="both"/>
        <w:rPr>
          <w:rFonts w:hint="default" w:ascii="Kinnari" w:hAnsi="Kinnari" w:cs="Kinnari"/>
          <w:b/>
          <w:bCs/>
          <w:sz w:val="28"/>
          <w:szCs w:val="28"/>
        </w:rPr>
      </w:pPr>
    </w:p>
    <w:p>
      <w:pPr>
        <w:numPr>
          <w:ilvl w:val="0"/>
          <w:numId w:val="0"/>
        </w:numPr>
        <w:tabs>
          <w:tab w:val="clear" w:pos="420"/>
          <w:tab w:val="clear" w:pos="425"/>
        </w:tabs>
        <w:ind w:left="420" w:leftChars="0" w:right="384" w:rightChars="183"/>
        <w:jc w:val="both"/>
        <w:rPr>
          <w:rFonts w:hint="default" w:ascii="Kinnari" w:hAnsi="Kinnari" w:cs="Kinnari"/>
          <w:b/>
          <w:bCs/>
          <w:sz w:val="28"/>
          <w:szCs w:val="28"/>
        </w:rPr>
      </w:pPr>
    </w:p>
    <w:p>
      <w:pPr>
        <w:numPr>
          <w:ilvl w:val="0"/>
          <w:numId w:val="0"/>
        </w:numPr>
        <w:tabs>
          <w:tab w:val="clear" w:pos="420"/>
          <w:tab w:val="clear" w:pos="425"/>
        </w:tabs>
        <w:ind w:left="420" w:leftChars="0" w:right="384" w:rightChars="183"/>
        <w:jc w:val="both"/>
        <w:rPr>
          <w:rFonts w:hint="default" w:ascii="Kinnari" w:hAnsi="Kinnari" w:cs="Kinnari"/>
          <w:b/>
          <w:bCs/>
          <w:sz w:val="28"/>
          <w:szCs w:val="28"/>
          <w:u w:val="double"/>
        </w:rPr>
      </w:pPr>
      <w:r>
        <w:rPr>
          <w:rFonts w:hint="default" w:ascii="Kinnari" w:hAnsi="Kinnari" w:cs="Kinnari"/>
          <w:b/>
          <w:bCs/>
          <w:sz w:val="28"/>
          <w:szCs w:val="28"/>
          <w:u w:val="double"/>
        </w:rPr>
        <w:t>Advantages of Bootstrap:</w:t>
      </w:r>
    </w:p>
    <w:p>
      <w:pPr>
        <w:numPr>
          <w:ilvl w:val="0"/>
          <w:numId w:val="10"/>
        </w:numPr>
        <w:tabs>
          <w:tab w:val="left" w:pos="420"/>
        </w:tabs>
        <w:ind w:left="840" w:leftChars="0" w:right="384" w:rightChars="183" w:hanging="420" w:firstLineChars="0"/>
        <w:jc w:val="both"/>
        <w:rPr>
          <w:rFonts w:hint="default" w:ascii="Kinnari" w:hAnsi="Kinnari" w:cs="Kinnari"/>
          <w:b w:val="0"/>
          <w:bCs w:val="0"/>
          <w:sz w:val="28"/>
          <w:szCs w:val="28"/>
        </w:rPr>
      </w:pPr>
      <w:r>
        <w:rPr>
          <w:rFonts w:hint="default" w:ascii="Kinnari" w:hAnsi="Kinnari" w:cs="Kinnari"/>
          <w:b/>
          <w:bCs/>
          <w:sz w:val="28"/>
          <w:szCs w:val="28"/>
        </w:rPr>
        <w:t>Easy to use:</w:t>
      </w:r>
      <w:r>
        <w:rPr>
          <w:rFonts w:hint="default" w:ascii="Kinnari" w:hAnsi="Kinnari" w:cs="Kinnari"/>
          <w:b w:val="0"/>
          <w:bCs w:val="0"/>
          <w:sz w:val="28"/>
          <w:szCs w:val="28"/>
        </w:rPr>
        <w:t xml:space="preserve"> Anybody with just basic knowledge of HTML and CSS can start using Bootstrap</w:t>
      </w:r>
    </w:p>
    <w:p>
      <w:pPr>
        <w:numPr>
          <w:ilvl w:val="0"/>
          <w:numId w:val="10"/>
        </w:numPr>
        <w:tabs>
          <w:tab w:val="left" w:pos="420"/>
        </w:tabs>
        <w:ind w:left="840" w:leftChars="0" w:right="384" w:rightChars="183" w:hanging="420" w:firstLineChars="0"/>
        <w:jc w:val="both"/>
        <w:rPr>
          <w:rFonts w:hint="default" w:ascii="Kinnari" w:hAnsi="Kinnari" w:cs="Kinnari"/>
          <w:b w:val="0"/>
          <w:bCs w:val="0"/>
          <w:sz w:val="28"/>
          <w:szCs w:val="28"/>
        </w:rPr>
      </w:pPr>
      <w:r>
        <w:rPr>
          <w:rFonts w:hint="default" w:ascii="Kinnari" w:hAnsi="Kinnari" w:cs="Kinnari"/>
          <w:b/>
          <w:bCs/>
          <w:sz w:val="28"/>
          <w:szCs w:val="28"/>
        </w:rPr>
        <w:t>Responsive features:</w:t>
      </w:r>
      <w:r>
        <w:rPr>
          <w:rFonts w:hint="default" w:ascii="Kinnari" w:hAnsi="Kinnari" w:cs="Kinnari"/>
          <w:b w:val="0"/>
          <w:bCs w:val="0"/>
          <w:sz w:val="28"/>
          <w:szCs w:val="28"/>
        </w:rPr>
        <w:t xml:space="preserve"> Bootstrap's responsive CSS adjusts to phones, tablets, and desktops.</w:t>
      </w:r>
    </w:p>
    <w:p>
      <w:pPr>
        <w:numPr>
          <w:ilvl w:val="0"/>
          <w:numId w:val="10"/>
        </w:numPr>
        <w:tabs>
          <w:tab w:val="left" w:pos="420"/>
        </w:tabs>
        <w:ind w:left="840" w:leftChars="0" w:right="384" w:rightChars="183" w:hanging="420" w:firstLineChars="0"/>
        <w:jc w:val="both"/>
        <w:rPr>
          <w:rFonts w:hint="default" w:ascii="Kinnari" w:hAnsi="Kinnari" w:cs="Kinnari"/>
          <w:b w:val="0"/>
          <w:bCs w:val="0"/>
          <w:sz w:val="28"/>
          <w:szCs w:val="28"/>
        </w:rPr>
      </w:pPr>
      <w:r>
        <w:rPr>
          <w:rFonts w:hint="default" w:ascii="Kinnari" w:hAnsi="Kinnari" w:cs="Kinnari"/>
          <w:b/>
          <w:bCs/>
          <w:sz w:val="28"/>
          <w:szCs w:val="28"/>
        </w:rPr>
        <w:t>Mobile-first approach</w:t>
      </w:r>
      <w:r>
        <w:rPr>
          <w:rFonts w:hint="default" w:ascii="Kinnari" w:hAnsi="Kinnari" w:cs="Kinnari"/>
          <w:b w:val="0"/>
          <w:bCs w:val="0"/>
          <w:sz w:val="28"/>
          <w:szCs w:val="28"/>
        </w:rPr>
        <w:t>: In Bootstrap 3, mobile-first styles are part of the core framework</w:t>
      </w:r>
    </w:p>
    <w:p>
      <w:pPr>
        <w:numPr>
          <w:ilvl w:val="0"/>
          <w:numId w:val="10"/>
        </w:numPr>
        <w:tabs>
          <w:tab w:val="left" w:pos="420"/>
        </w:tabs>
        <w:ind w:left="840" w:leftChars="0" w:right="384" w:rightChars="183" w:hanging="420" w:firstLineChars="0"/>
        <w:jc w:val="both"/>
        <w:rPr>
          <w:rFonts w:hint="default" w:ascii="Kinnari" w:hAnsi="Kinnari" w:cs="Kinnari"/>
          <w:sz w:val="28"/>
          <w:szCs w:val="28"/>
        </w:rPr>
      </w:pPr>
      <w:r>
        <w:rPr>
          <w:rFonts w:hint="default" w:ascii="Kinnari" w:hAnsi="Kinnari" w:cs="Kinnari"/>
          <w:b/>
          <w:bCs/>
          <w:sz w:val="28"/>
          <w:szCs w:val="28"/>
        </w:rPr>
        <w:t>Browser compatibility</w:t>
      </w:r>
      <w:r>
        <w:rPr>
          <w:rFonts w:hint="default" w:ascii="Kinnari" w:hAnsi="Kinnari" w:cs="Kinnari"/>
          <w:b w:val="0"/>
          <w:bCs w:val="0"/>
          <w:sz w:val="28"/>
          <w:szCs w:val="28"/>
        </w:rPr>
        <w:t>: Bootstrap is compatible with all modern browsers (Chrome, Firefox, Internet Explorer, Safari, and Opera)</w:t>
      </w:r>
    </w:p>
    <w:p>
      <w:pPr>
        <w:numPr>
          <w:ilvl w:val="0"/>
          <w:numId w:val="11"/>
        </w:numPr>
        <w:ind w:left="420" w:leftChars="200" w:right="384" w:rightChars="183" w:firstLine="0" w:firstLineChars="0"/>
        <w:jc w:val="both"/>
        <w:rPr>
          <w:rFonts w:hint="default" w:ascii="Kinnari" w:hAnsi="Kinnari" w:cs="Kinnari"/>
          <w:sz w:val="28"/>
          <w:szCs w:val="28"/>
        </w:rPr>
      </w:pPr>
      <w:r>
        <w:rPr>
          <w:rFonts w:hint="default" w:ascii="Kinnari" w:hAnsi="Kinnari" w:cs="Kinnari"/>
          <w:b/>
          <w:bCs/>
          <w:sz w:val="28"/>
          <w:szCs w:val="28"/>
          <w:u w:val="single"/>
        </w:rPr>
        <w:t>PHP:</w:t>
      </w:r>
      <w:r>
        <w:rPr>
          <w:rFonts w:hint="default" w:ascii="Kinnari" w:hAnsi="Kinnari" w:cs="Kinnari"/>
          <w:sz w:val="28"/>
          <w:szCs w:val="28"/>
        </w:rPr>
        <w:t xml:space="preserve"> Since We used JavaScript and jQuery to provide interactivity and various vent based actions like form handling, or flipping back of card. But it is not secure to use client side Scripting Language, to deal with the database. Since it might allow hackers to hack the data easily. So we used PHP (Pre Hyper-Text Processor) to deals with the database). It Provides a secure method to interact with the database as it is only executed at the server ends instead of downloading at Client end Desktop. </w:t>
      </w:r>
    </w:p>
    <w:p>
      <w:pPr>
        <w:numPr>
          <w:ilvl w:val="0"/>
          <w:numId w:val="0"/>
        </w:numPr>
        <w:tabs>
          <w:tab w:val="clear" w:pos="420"/>
          <w:tab w:val="clear" w:pos="425"/>
        </w:tabs>
        <w:ind w:left="420" w:leftChars="200" w:right="384" w:rightChars="183" w:firstLine="420" w:firstLineChars="0"/>
        <w:jc w:val="both"/>
        <w:rPr>
          <w:rFonts w:hint="default" w:ascii="Kinnari" w:hAnsi="Kinnari" w:cs="Kinnari"/>
          <w:sz w:val="28"/>
          <w:szCs w:val="28"/>
        </w:rPr>
      </w:pPr>
      <w:r>
        <w:rPr>
          <w:rFonts w:hint="default" w:ascii="Kinnari" w:hAnsi="Kinnari" w:cs="Kinnari"/>
          <w:sz w:val="28"/>
          <w:szCs w:val="28"/>
        </w:rPr>
        <w:t xml:space="preserve">PHP is a server-side scripting language designed for web development but also used as a general-purpose programming language. Originally created by Rasmus Lerdorf in 1994, the PHP reference implementation is now produced by The PHP Group. Generally PHP known as hypertext preprocessor but earlier it was called Personal Home Page. </w:t>
      </w:r>
    </w:p>
    <w:p>
      <w:pPr>
        <w:numPr>
          <w:ilvl w:val="0"/>
          <w:numId w:val="0"/>
        </w:numPr>
        <w:tabs>
          <w:tab w:val="clear" w:pos="420"/>
          <w:tab w:val="clear" w:pos="425"/>
        </w:tabs>
        <w:ind w:left="420" w:leftChars="200" w:right="384" w:rightChars="183" w:firstLine="420" w:firstLineChars="0"/>
        <w:jc w:val="both"/>
        <w:rPr>
          <w:rFonts w:hint="default" w:ascii="Kinnari" w:hAnsi="Kinnari" w:cs="Kinnari"/>
          <w:sz w:val="28"/>
          <w:szCs w:val="28"/>
        </w:rPr>
      </w:pPr>
      <w:r>
        <w:rPr>
          <w:rFonts w:hint="default" w:ascii="Kinnari" w:hAnsi="Kinnari" w:cs="Kinnari"/>
          <w:sz w:val="28"/>
          <w:szCs w:val="28"/>
        </w:rPr>
        <w:t>PHP is an interpreted language, i.e. there is no need for compilation. PHP is faster than other scripting language. Like Jsp Asp.</w:t>
      </w:r>
    </w:p>
    <w:p>
      <w:pPr>
        <w:numPr>
          <w:ilvl w:val="0"/>
          <w:numId w:val="0"/>
        </w:numPr>
        <w:tabs>
          <w:tab w:val="clear" w:pos="420"/>
          <w:tab w:val="clear" w:pos="425"/>
        </w:tabs>
        <w:ind w:left="420" w:leftChars="200" w:right="384" w:rightChars="183" w:firstLine="420" w:firstLineChars="0"/>
        <w:jc w:val="both"/>
        <w:rPr>
          <w:rFonts w:hint="default" w:ascii="Kinnari" w:hAnsi="Kinnari" w:cs="Kinnari"/>
          <w:sz w:val="28"/>
          <w:szCs w:val="28"/>
        </w:rPr>
      </w:pPr>
    </w:p>
    <w:p>
      <w:pPr>
        <w:numPr>
          <w:ilvl w:val="0"/>
          <w:numId w:val="0"/>
        </w:numPr>
        <w:tabs>
          <w:tab w:val="clear" w:pos="420"/>
          <w:tab w:val="clear" w:pos="425"/>
        </w:tabs>
        <w:ind w:left="420" w:leftChars="200" w:right="384" w:rightChars="183" w:firstLine="420" w:firstLineChars="0"/>
        <w:jc w:val="both"/>
        <w:rPr>
          <w:rFonts w:hint="default" w:ascii="Kinnari" w:hAnsi="Kinnari" w:cs="Kinnari"/>
          <w:sz w:val="28"/>
          <w:szCs w:val="28"/>
        </w:rPr>
      </w:pPr>
      <w:r>
        <w:rPr>
          <w:rFonts w:hint="default" w:ascii="Kinnari" w:hAnsi="Kinnari" w:cs="Kinnari"/>
          <w:sz w:val="28"/>
          <w:szCs w:val="28"/>
        </w:rPr>
        <w:t> It is used to develop web applications (an application i.e. executed at server side and generates dynamic page).</w:t>
      </w:r>
    </w:p>
    <w:p>
      <w:pPr>
        <w:numPr>
          <w:ilvl w:val="0"/>
          <w:numId w:val="0"/>
        </w:numPr>
        <w:tabs>
          <w:tab w:val="clear" w:pos="420"/>
          <w:tab w:val="clear" w:pos="425"/>
        </w:tabs>
        <w:ind w:right="384" w:rightChars="183" w:firstLine="420" w:firstLineChars="0"/>
        <w:jc w:val="both"/>
        <w:rPr>
          <w:rFonts w:hint="default" w:ascii="Kinnari" w:hAnsi="Kinnari" w:cs="Kinnari"/>
          <w:sz w:val="28"/>
          <w:szCs w:val="28"/>
        </w:rPr>
      </w:pPr>
      <w:r>
        <w:rPr>
          <w:rFonts w:hint="default" w:ascii="Kinnari" w:hAnsi="Kinnari" w:cs="Kinnari"/>
          <w:b/>
          <w:bCs/>
          <w:sz w:val="28"/>
          <w:szCs w:val="28"/>
          <w:u w:val="single"/>
        </w:rPr>
        <w:t>PHP Features:</w:t>
      </w:r>
    </w:p>
    <w:p>
      <w:pPr>
        <w:numPr>
          <w:ilvl w:val="0"/>
          <w:numId w:val="0"/>
        </w:numPr>
        <w:tabs>
          <w:tab w:val="clear" w:pos="420"/>
          <w:tab w:val="clear" w:pos="425"/>
        </w:tabs>
        <w:ind w:left="420" w:leftChars="200" w:right="384" w:rightChars="183" w:firstLine="420" w:firstLineChars="0"/>
        <w:jc w:val="both"/>
        <w:rPr>
          <w:rFonts w:hint="default" w:ascii="Kinnari" w:hAnsi="Kinnari" w:cs="Kinnari"/>
          <w:sz w:val="28"/>
          <w:szCs w:val="28"/>
        </w:rPr>
      </w:pPr>
      <w:r>
        <w:rPr>
          <w:rFonts w:hint="default" w:ascii="Kinnari" w:hAnsi="Kinnari" w:cs="Kinnari"/>
          <w:b/>
          <w:bCs/>
          <w:sz w:val="28"/>
          <w:szCs w:val="28"/>
        </w:rPr>
        <w:t>Performance:</w:t>
      </w:r>
      <w:r>
        <w:rPr>
          <w:rFonts w:hint="default" w:ascii="Kinnari" w:hAnsi="Kinnari" w:cs="Kinnari"/>
          <w:sz w:val="28"/>
          <w:szCs w:val="28"/>
        </w:rPr>
        <w:t xml:space="preserve"> Script written in PHP executes much faster then those scripts written in other languages such as JSP &amp; ASP.</w:t>
      </w:r>
    </w:p>
    <w:p>
      <w:pPr>
        <w:numPr>
          <w:ilvl w:val="0"/>
          <w:numId w:val="0"/>
        </w:numPr>
        <w:tabs>
          <w:tab w:val="clear" w:pos="420"/>
          <w:tab w:val="clear" w:pos="425"/>
        </w:tabs>
        <w:ind w:left="420" w:leftChars="200" w:right="384" w:rightChars="183" w:firstLine="420" w:firstLineChars="0"/>
        <w:jc w:val="both"/>
        <w:rPr>
          <w:rFonts w:hint="default" w:ascii="Kinnari" w:hAnsi="Kinnari" w:cs="Kinnari"/>
          <w:sz w:val="28"/>
          <w:szCs w:val="28"/>
        </w:rPr>
      </w:pPr>
      <w:r>
        <w:rPr>
          <w:rFonts w:hint="default" w:ascii="Kinnari" w:hAnsi="Kinnari" w:cs="Kinnari"/>
          <w:b/>
          <w:bCs/>
          <w:sz w:val="28"/>
          <w:szCs w:val="28"/>
        </w:rPr>
        <w:t>Open Source Software:</w:t>
      </w:r>
      <w:r>
        <w:rPr>
          <w:rFonts w:hint="default" w:ascii="Kinnari" w:hAnsi="Kinnari" w:cs="Kinnari"/>
          <w:sz w:val="28"/>
          <w:szCs w:val="28"/>
        </w:rPr>
        <w:t xml:space="preserve"> PHP source code is free available on the web, you can developed all the version of PHP according to your requirement without paying any cost.</w:t>
      </w:r>
    </w:p>
    <w:p>
      <w:pPr>
        <w:numPr>
          <w:ilvl w:val="0"/>
          <w:numId w:val="0"/>
        </w:numPr>
        <w:tabs>
          <w:tab w:val="clear" w:pos="420"/>
          <w:tab w:val="clear" w:pos="425"/>
        </w:tabs>
        <w:ind w:left="420" w:leftChars="200" w:right="384" w:rightChars="183" w:firstLine="420" w:firstLineChars="0"/>
        <w:jc w:val="both"/>
        <w:rPr>
          <w:rFonts w:hint="default" w:ascii="Kinnari" w:hAnsi="Kinnari" w:cs="Kinnari"/>
          <w:sz w:val="28"/>
          <w:szCs w:val="28"/>
        </w:rPr>
      </w:pPr>
      <w:r>
        <w:rPr>
          <w:rFonts w:hint="default" w:ascii="Kinnari" w:hAnsi="Kinnari" w:cs="Kinnari"/>
          <w:b/>
          <w:bCs/>
          <w:sz w:val="28"/>
          <w:szCs w:val="28"/>
        </w:rPr>
        <w:t>Platform Independent:</w:t>
      </w:r>
      <w:r>
        <w:rPr>
          <w:rFonts w:hint="default" w:ascii="Kinnari" w:hAnsi="Kinnari" w:cs="Kinnari"/>
          <w:sz w:val="28"/>
          <w:szCs w:val="28"/>
        </w:rPr>
        <w:t xml:space="preserve"> PHP are available for WINDOWS, MAC, LINUX &amp; UNIX operating system. A PHP application developed in one OS can be easily executed in other OS also.</w:t>
      </w:r>
    </w:p>
    <w:p>
      <w:pPr>
        <w:numPr>
          <w:ilvl w:val="0"/>
          <w:numId w:val="0"/>
        </w:numPr>
        <w:tabs>
          <w:tab w:val="clear" w:pos="420"/>
          <w:tab w:val="clear" w:pos="425"/>
        </w:tabs>
        <w:ind w:left="420" w:leftChars="200" w:right="384" w:rightChars="183" w:firstLine="420" w:firstLineChars="0"/>
        <w:jc w:val="both"/>
        <w:rPr>
          <w:rFonts w:hint="default" w:ascii="Kinnari" w:hAnsi="Kinnari" w:cs="Kinnari"/>
          <w:sz w:val="28"/>
          <w:szCs w:val="28"/>
        </w:rPr>
      </w:pPr>
      <w:r>
        <w:rPr>
          <w:rFonts w:hint="default" w:ascii="Kinnari" w:hAnsi="Kinnari" w:cs="Kinnari"/>
          <w:b/>
          <w:bCs/>
          <w:sz w:val="28"/>
          <w:szCs w:val="28"/>
        </w:rPr>
        <w:t>Compatibility:</w:t>
      </w:r>
      <w:r>
        <w:rPr>
          <w:rFonts w:hint="default" w:ascii="Kinnari" w:hAnsi="Kinnari" w:cs="Kinnari"/>
          <w:sz w:val="28"/>
          <w:szCs w:val="28"/>
        </w:rPr>
        <w:t xml:space="preserve"> PHP is compatible with almost all local servers used today like Apache, IIS etc.</w:t>
      </w:r>
    </w:p>
    <w:p>
      <w:pPr>
        <w:numPr>
          <w:ilvl w:val="0"/>
          <w:numId w:val="0"/>
        </w:numPr>
        <w:tabs>
          <w:tab w:val="clear" w:pos="420"/>
          <w:tab w:val="clear" w:pos="425"/>
        </w:tabs>
        <w:ind w:left="420" w:leftChars="200" w:right="384" w:rightChars="183" w:firstLine="420" w:firstLineChars="0"/>
        <w:jc w:val="both"/>
        <w:rPr>
          <w:rFonts w:hint="default" w:ascii="Kinnari" w:hAnsi="Kinnari" w:cs="Kinnari"/>
          <w:sz w:val="28"/>
          <w:szCs w:val="28"/>
        </w:rPr>
      </w:pPr>
      <w:r>
        <w:rPr>
          <w:rFonts w:hint="default" w:ascii="Kinnari" w:hAnsi="Kinnari" w:cs="Kinnari"/>
          <w:b/>
          <w:bCs/>
          <w:sz w:val="28"/>
          <w:szCs w:val="28"/>
        </w:rPr>
        <w:t>Embedded:</w:t>
      </w:r>
      <w:r>
        <w:rPr>
          <w:rFonts w:hint="default" w:ascii="Kinnari" w:hAnsi="Kinnari" w:cs="Kinnari"/>
          <w:sz w:val="28"/>
          <w:szCs w:val="28"/>
        </w:rPr>
        <w:t xml:space="preserve"> PHP code can be easily embedded within HTML tags and script.</w:t>
      </w:r>
    </w:p>
    <w:p>
      <w:pPr>
        <w:numPr>
          <w:ilvl w:val="0"/>
          <w:numId w:val="11"/>
        </w:numPr>
        <w:ind w:left="420" w:leftChars="200" w:right="384" w:rightChars="183" w:firstLine="0" w:firstLineChars="0"/>
        <w:jc w:val="both"/>
        <w:rPr>
          <w:rFonts w:hint="default" w:ascii="Kinnari" w:hAnsi="Kinnari" w:cs="Kinnari"/>
          <w:sz w:val="28"/>
          <w:szCs w:val="28"/>
        </w:rPr>
      </w:pPr>
      <w:r>
        <w:rPr>
          <w:rFonts w:hint="default" w:ascii="Kinnari" w:hAnsi="Kinnari" w:cs="Kinnari"/>
          <w:b/>
          <w:bCs/>
          <w:sz w:val="28"/>
          <w:szCs w:val="28"/>
          <w:u w:val="single"/>
        </w:rPr>
        <w:t>MySQli:</w:t>
      </w:r>
      <w:r>
        <w:rPr>
          <w:rFonts w:hint="default" w:ascii="Kinnari" w:hAnsi="Kinnari" w:cs="Kinnari"/>
          <w:sz w:val="28"/>
          <w:szCs w:val="28"/>
        </w:rPr>
        <w:t xml:space="preserve"> MySQLi is a fast, easy-to-use RDBMS being used for many small and big businesses. MySQLi Extension is developed, marketed, and supported by MySQL. MySQL is becoming so popular because of many good reasons −</w:t>
      </w:r>
    </w:p>
    <w:p>
      <w:pPr>
        <w:numPr>
          <w:ilvl w:val="1"/>
          <w:numId w:val="11"/>
        </w:numPr>
        <w:tabs>
          <w:tab w:val="left" w:pos="840"/>
        </w:tabs>
        <w:ind w:left="840" w:leftChars="0" w:right="384" w:rightChars="183" w:firstLine="0" w:firstLineChars="0"/>
        <w:jc w:val="both"/>
        <w:rPr>
          <w:rFonts w:hint="default" w:ascii="Kinnari" w:hAnsi="Kinnari" w:cs="Kinnari"/>
          <w:sz w:val="28"/>
          <w:szCs w:val="28"/>
        </w:rPr>
      </w:pPr>
      <w:r>
        <w:rPr>
          <w:rFonts w:hint="default" w:ascii="Kinnari" w:hAnsi="Kinnari" w:cs="Kinnari"/>
          <w:sz w:val="28"/>
          <w:szCs w:val="28"/>
        </w:rPr>
        <w:t>MySQLi is released under an open-source license. So you have nothing to pay to use it.</w:t>
      </w:r>
    </w:p>
    <w:p>
      <w:pPr>
        <w:numPr>
          <w:ilvl w:val="1"/>
          <w:numId w:val="11"/>
        </w:numPr>
        <w:tabs>
          <w:tab w:val="left" w:pos="840"/>
        </w:tabs>
        <w:ind w:left="840" w:leftChars="0" w:right="384" w:rightChars="183" w:firstLine="0" w:firstLineChars="0"/>
        <w:jc w:val="both"/>
        <w:rPr>
          <w:rFonts w:hint="default" w:ascii="Kinnari" w:hAnsi="Kinnari" w:cs="Kinnari"/>
          <w:sz w:val="28"/>
          <w:szCs w:val="28"/>
        </w:rPr>
      </w:pPr>
      <w:r>
        <w:rPr>
          <w:rFonts w:hint="default" w:ascii="Kinnari" w:hAnsi="Kinnari" w:cs="Kinnari"/>
          <w:sz w:val="28"/>
          <w:szCs w:val="28"/>
        </w:rPr>
        <w:t>MySQLi is a very powerful program in its own right. It handles a large subset of the functionality of the most expensive and powerful database packages.</w:t>
      </w:r>
    </w:p>
    <w:p>
      <w:pPr>
        <w:numPr>
          <w:ilvl w:val="1"/>
          <w:numId w:val="11"/>
        </w:numPr>
        <w:tabs>
          <w:tab w:val="left" w:pos="840"/>
        </w:tabs>
        <w:ind w:left="840" w:leftChars="0" w:right="384" w:rightChars="183" w:firstLine="0" w:firstLineChars="0"/>
        <w:jc w:val="both"/>
        <w:rPr>
          <w:rFonts w:hint="default" w:ascii="Kinnari" w:hAnsi="Kinnari" w:cs="Kinnari"/>
          <w:sz w:val="28"/>
          <w:szCs w:val="28"/>
        </w:rPr>
      </w:pPr>
      <w:r>
        <w:rPr>
          <w:rFonts w:hint="default" w:ascii="Kinnari" w:hAnsi="Kinnari" w:cs="Kinnari"/>
          <w:sz w:val="28"/>
          <w:szCs w:val="28"/>
        </w:rPr>
        <w:t>MySQLi uses a standard form of the well-known SQL data language.</w:t>
      </w:r>
    </w:p>
    <w:p>
      <w:pPr>
        <w:numPr>
          <w:ilvl w:val="1"/>
          <w:numId w:val="11"/>
        </w:numPr>
        <w:tabs>
          <w:tab w:val="left" w:pos="840"/>
        </w:tabs>
        <w:ind w:left="840" w:leftChars="0" w:right="384" w:rightChars="183" w:firstLine="0" w:firstLineChars="0"/>
        <w:jc w:val="both"/>
        <w:rPr>
          <w:rFonts w:hint="default" w:ascii="Kinnari" w:hAnsi="Kinnari" w:cs="Kinnari"/>
          <w:sz w:val="28"/>
          <w:szCs w:val="28"/>
        </w:rPr>
      </w:pPr>
      <w:r>
        <w:rPr>
          <w:rFonts w:hint="default" w:ascii="Kinnari" w:hAnsi="Kinnari" w:cs="Kinnari"/>
          <w:sz w:val="28"/>
          <w:szCs w:val="28"/>
        </w:rPr>
        <w:t>MySQLi works on many operating systems and with many languages including PHP, PERL, C, C++, JAVA, etc.</w:t>
      </w:r>
    </w:p>
    <w:p>
      <w:pPr>
        <w:numPr>
          <w:ilvl w:val="1"/>
          <w:numId w:val="11"/>
        </w:numPr>
        <w:tabs>
          <w:tab w:val="left" w:pos="840"/>
        </w:tabs>
        <w:ind w:left="840" w:leftChars="0" w:right="384" w:rightChars="183" w:firstLine="0" w:firstLineChars="0"/>
        <w:jc w:val="both"/>
        <w:rPr>
          <w:rFonts w:hint="default" w:ascii="Kinnari" w:hAnsi="Kinnari" w:cs="Kinnari"/>
          <w:sz w:val="28"/>
          <w:szCs w:val="28"/>
        </w:rPr>
      </w:pPr>
      <w:r>
        <w:rPr>
          <w:rFonts w:hint="default" w:ascii="Kinnari" w:hAnsi="Kinnari" w:cs="Kinnari"/>
          <w:sz w:val="28"/>
          <w:szCs w:val="28"/>
        </w:rPr>
        <w:t>MySQLi works very quickly and works well even with large data sets.</w:t>
      </w:r>
    </w:p>
    <w:p>
      <w:pPr>
        <w:numPr>
          <w:ilvl w:val="1"/>
          <w:numId w:val="11"/>
        </w:numPr>
        <w:tabs>
          <w:tab w:val="left" w:pos="840"/>
        </w:tabs>
        <w:ind w:left="840" w:leftChars="0" w:right="384" w:rightChars="183" w:firstLine="0" w:firstLineChars="0"/>
        <w:jc w:val="both"/>
        <w:rPr>
          <w:rFonts w:hint="default" w:ascii="Kinnari" w:hAnsi="Kinnari" w:cs="Kinnari"/>
          <w:sz w:val="28"/>
          <w:szCs w:val="28"/>
        </w:rPr>
      </w:pPr>
      <w:r>
        <w:rPr>
          <w:rFonts w:hint="default" w:ascii="Kinnari" w:hAnsi="Kinnari" w:cs="Kinnari"/>
          <w:sz w:val="28"/>
          <w:szCs w:val="28"/>
        </w:rPr>
        <w:t>MySQLi is very friendly to PHP, the most appreciated language for web development.</w:t>
      </w:r>
    </w:p>
    <w:p>
      <w:pPr>
        <w:numPr>
          <w:ilvl w:val="1"/>
          <w:numId w:val="11"/>
        </w:numPr>
        <w:tabs>
          <w:tab w:val="left" w:pos="840"/>
        </w:tabs>
        <w:ind w:left="840" w:leftChars="0" w:right="384" w:rightChars="183" w:firstLine="0" w:firstLineChars="0"/>
        <w:jc w:val="both"/>
        <w:rPr>
          <w:rFonts w:hint="default" w:ascii="Kinnari" w:hAnsi="Kinnari" w:cs="Kinnari"/>
          <w:sz w:val="28"/>
          <w:szCs w:val="28"/>
        </w:rPr>
      </w:pPr>
      <w:r>
        <w:rPr>
          <w:rFonts w:hint="default" w:ascii="Kinnari" w:hAnsi="Kinnari" w:cs="Kinnari"/>
          <w:sz w:val="28"/>
          <w:szCs w:val="28"/>
        </w:rPr>
        <w:t>MySQLi supports large databases, up to 50 million rows or more in a table. The default file size limit for a table is 4GB, but you can increase this (if your operating system can handle it) to a theoretical limit of 8 million terabytes (TB).</w:t>
      </w:r>
    </w:p>
    <w:p>
      <w:pPr>
        <w:numPr>
          <w:ilvl w:val="1"/>
          <w:numId w:val="11"/>
        </w:numPr>
        <w:tabs>
          <w:tab w:val="left" w:pos="840"/>
        </w:tabs>
        <w:ind w:left="840" w:leftChars="0" w:right="384" w:rightChars="183" w:firstLine="0" w:firstLineChars="0"/>
        <w:jc w:val="both"/>
        <w:rPr>
          <w:rFonts w:hint="default" w:ascii="Kinnari" w:hAnsi="Kinnari" w:cs="Kinnari"/>
          <w:sz w:val="28"/>
          <w:szCs w:val="28"/>
        </w:rPr>
      </w:pPr>
      <w:r>
        <w:rPr>
          <w:rFonts w:hint="default" w:ascii="Kinnari" w:hAnsi="Kinnari" w:cs="Kinnari"/>
          <w:sz w:val="28"/>
          <w:szCs w:val="28"/>
        </w:rPr>
        <w:t>MySQLi is customizable. The open-source GPL license allows programmers to modify the MySQL software to fit their own specific environments.</w:t>
      </w:r>
    </w:p>
    <w:p>
      <w:pPr>
        <w:numPr>
          <w:ilvl w:val="0"/>
          <w:numId w:val="0"/>
        </w:numPr>
        <w:tabs>
          <w:tab w:val="clear" w:pos="420"/>
          <w:tab w:val="clear" w:pos="425"/>
        </w:tabs>
        <w:ind w:left="420" w:leftChars="200" w:right="384" w:rightChars="183" w:firstLine="0" w:firstLineChars="0"/>
        <w:jc w:val="both"/>
        <w:rPr>
          <w:rFonts w:hint="default" w:ascii="Kinnari" w:hAnsi="Kinnari" w:cs="Kinnari"/>
          <w:sz w:val="28"/>
          <w:szCs w:val="28"/>
        </w:rPr>
      </w:pPr>
    </w:p>
    <w:p>
      <w:pPr>
        <w:numPr>
          <w:ilvl w:val="0"/>
          <w:numId w:val="12"/>
        </w:numPr>
        <w:ind w:left="420" w:leftChars="200" w:right="384" w:rightChars="183" w:firstLine="0" w:firstLineChars="0"/>
        <w:jc w:val="both"/>
        <w:rPr>
          <w:rFonts w:hint="default" w:ascii="Kinnari" w:hAnsi="Kinnari" w:cs="Kinnari"/>
          <w:sz w:val="28"/>
          <w:szCs w:val="28"/>
        </w:rPr>
      </w:pPr>
      <w:r>
        <w:rPr>
          <w:rFonts w:hint="default" w:ascii="Kinnari" w:hAnsi="Kinnari" w:cs="Kinnari"/>
          <w:b/>
          <w:bCs/>
          <w:sz w:val="28"/>
          <w:szCs w:val="28"/>
          <w:u w:val="single"/>
        </w:rPr>
        <w:t>Apache Rewrite module</w:t>
      </w:r>
      <w:r>
        <w:rPr>
          <w:rFonts w:hint="default" w:ascii="Kinnari" w:hAnsi="Kinnari" w:cs="Kinnari"/>
          <w:sz w:val="28"/>
          <w:szCs w:val="28"/>
        </w:rPr>
        <w:t xml:space="preserve">: Apache is the most widely used web server software. Developed and maintained by Apache Software Foundation, Apache is an open source software available for free. It runs on 67% of all webservers in the world. It is fast, reliable, and secure. It can be highly customized to meet the needs of many different environments by using extensions and modules. Since the UCIC have apcahe web servers so we are required to use the Apache rewrite module to alter the url </w:t>
      </w:r>
    </w:p>
    <w:p>
      <w:pPr>
        <w:numPr>
          <w:ilvl w:val="0"/>
          <w:numId w:val="0"/>
        </w:numPr>
        <w:tabs>
          <w:tab w:val="clear" w:pos="420"/>
          <w:tab w:val="clear" w:pos="425"/>
        </w:tabs>
        <w:ind w:left="840" w:leftChars="400" w:right="384" w:rightChars="183" w:firstLine="0" w:firstLineChars="0"/>
        <w:jc w:val="both"/>
        <w:rPr>
          <w:rFonts w:hint="default" w:ascii="Kinnari" w:hAnsi="Kinnari" w:cs="Kinnari"/>
          <w:b/>
          <w:bCs/>
          <w:sz w:val="28"/>
          <w:szCs w:val="28"/>
          <w:u w:val="single"/>
        </w:rPr>
      </w:pPr>
      <w:r>
        <w:rPr>
          <w:rFonts w:hint="default" w:ascii="Kinnari" w:hAnsi="Kinnari" w:cs="Kinnari"/>
          <w:b/>
          <w:bCs/>
          <w:sz w:val="28"/>
          <w:szCs w:val="28"/>
          <w:u w:val="single"/>
        </w:rPr>
        <w:t>mod_rewrite</w:t>
      </w:r>
    </w:p>
    <w:p>
      <w:pPr>
        <w:numPr>
          <w:ilvl w:val="0"/>
          <w:numId w:val="0"/>
        </w:numPr>
        <w:tabs>
          <w:tab w:val="clear" w:pos="420"/>
          <w:tab w:val="clear" w:pos="425"/>
        </w:tabs>
        <w:ind w:left="840" w:leftChars="400" w:right="384" w:rightChars="183" w:firstLine="0" w:firstLineChars="0"/>
        <w:jc w:val="both"/>
        <w:rPr>
          <w:rFonts w:hint="default" w:ascii="Kinnari" w:hAnsi="Kinnari" w:cs="Kinnari"/>
          <w:sz w:val="28"/>
          <w:szCs w:val="28"/>
        </w:rPr>
      </w:pPr>
      <w:r>
        <w:rPr>
          <w:rFonts w:hint="default" w:ascii="Kinnari" w:hAnsi="Kinnari" w:cs="Kinnari"/>
          <w:sz w:val="28"/>
          <w:szCs w:val="28"/>
        </w:rPr>
        <w:t>The mod_rewrite module uses a rule-based rewriting engine, based on a PCRE(Parsing Core Regular Expression) regular-expression parser, to rewrite requested URLs on the fly. By default, mod_rewrite maps a URL to a filesystem path. However, it can also be used to redirect one URL to another URL, or to invoke an internal proxy fetch.</w:t>
      </w:r>
    </w:p>
    <w:p>
      <w:pPr>
        <w:numPr>
          <w:ilvl w:val="0"/>
          <w:numId w:val="0"/>
        </w:numPr>
        <w:tabs>
          <w:tab w:val="clear" w:pos="420"/>
          <w:tab w:val="clear" w:pos="425"/>
        </w:tabs>
        <w:ind w:left="840" w:leftChars="400" w:right="384" w:rightChars="183" w:firstLine="0" w:firstLineChars="0"/>
        <w:jc w:val="both"/>
        <w:rPr>
          <w:rFonts w:hint="default" w:ascii="Kinnari" w:hAnsi="Kinnari" w:cs="Kinnari"/>
          <w:sz w:val="28"/>
          <w:szCs w:val="28"/>
        </w:rPr>
      </w:pPr>
    </w:p>
    <w:p>
      <w:pPr>
        <w:numPr>
          <w:ilvl w:val="0"/>
          <w:numId w:val="0"/>
        </w:numPr>
        <w:tabs>
          <w:tab w:val="clear" w:pos="420"/>
          <w:tab w:val="clear" w:pos="425"/>
        </w:tabs>
        <w:ind w:left="840" w:leftChars="400" w:right="384" w:rightChars="183" w:firstLine="0" w:firstLineChars="0"/>
        <w:jc w:val="both"/>
        <w:rPr>
          <w:rFonts w:hint="default" w:ascii="Kinnari" w:hAnsi="Kinnari" w:cs="Kinnari"/>
          <w:sz w:val="28"/>
          <w:szCs w:val="28"/>
        </w:rPr>
      </w:pPr>
      <w:r>
        <w:rPr>
          <w:rFonts w:hint="default" w:ascii="Kinnari" w:hAnsi="Kinnari" w:cs="Kinnari"/>
          <w:sz w:val="28"/>
          <w:szCs w:val="28"/>
        </w:rPr>
        <w:t>mod_rewrite provides a flexible and powerful way to manipulate URLs using an unlimited number of rules. Each rule can have an unlimited number of attached rule conditions, to allow you to rewrite URL based on server variables, environment variables, HTTP headers, or time stamps.</w:t>
      </w:r>
    </w:p>
    <w:p>
      <w:pPr>
        <w:numPr>
          <w:ilvl w:val="0"/>
          <w:numId w:val="0"/>
        </w:numPr>
        <w:tabs>
          <w:tab w:val="clear" w:pos="420"/>
          <w:tab w:val="clear" w:pos="425"/>
        </w:tabs>
        <w:ind w:left="840" w:leftChars="400" w:right="384" w:rightChars="183" w:firstLine="0" w:firstLineChars="0"/>
        <w:jc w:val="both"/>
        <w:rPr>
          <w:rFonts w:hint="default" w:ascii="Kinnari" w:hAnsi="Kinnari" w:cs="Kinnari"/>
          <w:sz w:val="28"/>
          <w:szCs w:val="28"/>
        </w:rPr>
      </w:pPr>
      <w:r>
        <w:rPr>
          <w:rFonts w:hint="default" w:ascii="Kinnari" w:hAnsi="Kinnari" w:cs="Kinnari"/>
          <w:sz w:val="28"/>
          <w:szCs w:val="28"/>
        </w:rPr>
        <w:t>mod_rewrite operates on the full URL path, including the path-info section. A rewrite rule can be invoked in httpd.conf or in .htaccess. The path generated by a rewrite rule can include a query string, or can lead to internal sub-processing, external request redirection, or internal proxy throughput.</w:t>
      </w:r>
    </w:p>
    <w:p>
      <w:pPr>
        <w:numPr>
          <w:ilvl w:val="0"/>
          <w:numId w:val="12"/>
        </w:numPr>
        <w:ind w:left="420" w:leftChars="200" w:right="384" w:rightChars="183" w:firstLine="0" w:firstLineChars="0"/>
        <w:jc w:val="both"/>
        <w:rPr>
          <w:rFonts w:hint="default" w:ascii="Kinnari" w:hAnsi="Kinnari" w:cs="Kinnari"/>
          <w:sz w:val="28"/>
          <w:szCs w:val="28"/>
        </w:rPr>
      </w:pPr>
      <w:r>
        <w:rPr>
          <w:rFonts w:hint="default" w:ascii="Kinnari" w:hAnsi="Kinnari" w:cs="Kinnari"/>
          <w:b/>
          <w:bCs/>
          <w:sz w:val="28"/>
          <w:szCs w:val="28"/>
          <w:u w:val="single"/>
        </w:rPr>
        <w:t>Google Charts and Google Maps API</w:t>
      </w:r>
      <w:r>
        <w:rPr>
          <w:rFonts w:hint="default" w:ascii="Kinnari" w:hAnsi="Kinnari" w:cs="Kinnari"/>
          <w:sz w:val="28"/>
          <w:szCs w:val="28"/>
        </w:rPr>
        <w:t>: Google Charts provides a perfect way to visualize data on your website. The most common way to use Google Charts is with simple JavaScript that you embed in your web page. You load some Google Chart libraries, list the data to be charted, select options to customize your chart, and finally create a chart object with an id that you choose. Then, later in the web page, you create a &lt;div&gt; with that id to display the Google Chart.</w:t>
      </w:r>
    </w:p>
    <w:p>
      <w:pPr>
        <w:numPr>
          <w:ilvl w:val="0"/>
          <w:numId w:val="0"/>
        </w:numPr>
        <w:tabs>
          <w:tab w:val="clear" w:pos="420"/>
          <w:tab w:val="clear" w:pos="425"/>
        </w:tabs>
        <w:ind w:left="420" w:leftChars="200" w:right="384" w:rightChars="183" w:firstLine="420" w:firstLineChars="0"/>
        <w:jc w:val="both"/>
        <w:rPr>
          <w:rFonts w:hint="default" w:ascii="Kinnari" w:hAnsi="Kinnari" w:cs="Kinnari"/>
          <w:sz w:val="28"/>
          <w:szCs w:val="28"/>
        </w:rPr>
      </w:pPr>
      <w:r>
        <w:rPr>
          <w:rFonts w:hint="default" w:ascii="Kinnari" w:hAnsi="Kinnari" w:cs="Kinnari"/>
          <w:sz w:val="28"/>
          <w:szCs w:val="28"/>
        </w:rPr>
        <w:t xml:space="preserve">Similarly Google provides solution to the Solution of embedding maps to the Websites and Apps with the help of JavaScript Library and Files. For each Google API user needs to Register an API key which can be registered at Google API Console </w:t>
      </w:r>
      <w:r>
        <w:rPr>
          <w:rFonts w:hint="default" w:ascii="Kinnari" w:hAnsi="Kinnari" w:cs="Kinnari"/>
          <w:sz w:val="28"/>
          <w:szCs w:val="28"/>
        </w:rPr>
        <w:fldChar w:fldCharType="begin"/>
      </w:r>
      <w:r>
        <w:rPr>
          <w:rFonts w:hint="default" w:ascii="Kinnari" w:hAnsi="Kinnari" w:cs="Kinnari"/>
          <w:sz w:val="28"/>
          <w:szCs w:val="28"/>
        </w:rPr>
        <w:instrText xml:space="preserve"> HYPERLINK "https://console.developers.google.com/apis" </w:instrText>
      </w:r>
      <w:r>
        <w:rPr>
          <w:rFonts w:hint="default" w:ascii="Kinnari" w:hAnsi="Kinnari" w:cs="Kinnari"/>
          <w:sz w:val="28"/>
          <w:szCs w:val="28"/>
        </w:rPr>
        <w:fldChar w:fldCharType="separate"/>
      </w:r>
      <w:r>
        <w:rPr>
          <w:rStyle w:val="21"/>
          <w:rFonts w:hint="default" w:ascii="Kinnari" w:hAnsi="Kinnari" w:cs="Kinnari"/>
          <w:sz w:val="28"/>
          <w:szCs w:val="28"/>
        </w:rPr>
        <w:t>https://console.developers.google.com/apis</w:t>
      </w:r>
      <w:r>
        <w:rPr>
          <w:rFonts w:hint="default" w:ascii="Kinnari" w:hAnsi="Kinnari" w:cs="Kinnari"/>
          <w:sz w:val="28"/>
          <w:szCs w:val="28"/>
        </w:rPr>
        <w:fldChar w:fldCharType="end"/>
      </w:r>
      <w:r>
        <w:rPr>
          <w:rFonts w:hint="default" w:ascii="Kinnari" w:hAnsi="Kinnari" w:cs="Kinnari"/>
          <w:sz w:val="28"/>
          <w:szCs w:val="28"/>
        </w:rPr>
        <w:t xml:space="preserve">  </w:t>
      </w:r>
      <w:r>
        <w:rPr>
          <w:rFonts w:hint="default" w:ascii="Kinnari" w:hAnsi="Kinnari" w:cs="Kinnari"/>
          <w:sz w:val="28"/>
          <w:szCs w:val="28"/>
        </w:rPr>
        <w:br w:type="page"/>
      </w:r>
    </w:p>
    <w:p>
      <w:pPr>
        <w:pStyle w:val="2"/>
        <w:jc w:val="center"/>
        <w:rPr>
          <w:rFonts w:hint="default" w:ascii="URW Chancery L" w:hAnsi="URW Chancery L" w:cs="URW Chancery L"/>
          <w:u w:val="double"/>
        </w:rPr>
      </w:pPr>
      <w:r>
        <w:rPr>
          <w:rFonts w:hint="default" w:ascii="URW Chancery L" w:hAnsi="URW Chancery L" w:cs="URW Chancery L"/>
          <w:u w:val="double"/>
        </w:rPr>
        <w:t xml:space="preserve"> </w:t>
      </w:r>
      <w:bookmarkStart w:id="21" w:name="_Toc260774845"/>
      <w:bookmarkStart w:id="22" w:name="_Toc1047549595"/>
      <w:bookmarkStart w:id="23" w:name="_Toc2003618668"/>
      <w:r>
        <w:rPr>
          <w:rFonts w:hint="default" w:ascii="URW Chancery L" w:hAnsi="URW Chancery L" w:cs="URW Chancery L"/>
          <w:u w:val="double"/>
        </w:rPr>
        <w:t>3.Methodology and Coding from various files</w:t>
      </w:r>
      <w:bookmarkEnd w:id="21"/>
      <w:bookmarkEnd w:id="22"/>
      <w:bookmarkEnd w:id="23"/>
    </w:p>
    <w:p>
      <w:pPr>
        <w:numPr>
          <w:ilvl w:val="0"/>
          <w:numId w:val="0"/>
        </w:numPr>
        <w:tabs>
          <w:tab w:val="clear" w:pos="420"/>
          <w:tab w:val="clear" w:pos="425"/>
        </w:tabs>
        <w:ind w:left="420" w:leftChars="0" w:right="384" w:rightChars="183" w:firstLine="0" w:firstLineChars="0"/>
        <w:jc w:val="both"/>
        <w:rPr>
          <w:rFonts w:hint="default" w:ascii="Kinnari" w:hAnsi="Kinnari" w:cs="Kinnari"/>
          <w:b w:val="0"/>
          <w:bCs w:val="0"/>
          <w:sz w:val="28"/>
          <w:szCs w:val="28"/>
        </w:rPr>
      </w:pPr>
      <w:r>
        <w:rPr>
          <w:rFonts w:hint="default" w:ascii="Kinnari" w:hAnsi="Kinnari" w:cs="Kinnari"/>
          <w:sz w:val="28"/>
          <w:szCs w:val="28"/>
        </w:rPr>
        <w:t xml:space="preserve">All the pages are developed and saved as PHP files, as PHP allows us to use of MVC. It allows us to store the snippet of code that will be repeated in all files without any change, </w:t>
      </w:r>
      <w:r>
        <w:rPr>
          <w:rFonts w:hint="default" w:ascii="Kinnari" w:hAnsi="Kinnari" w:cs="Kinnari"/>
          <w:b/>
          <w:bCs/>
          <w:sz w:val="28"/>
          <w:szCs w:val="28"/>
        </w:rPr>
        <w:t>like the code of the footer, the code of the menu.</w:t>
      </w:r>
      <w:r>
        <w:rPr>
          <w:rFonts w:hint="default" w:ascii="Kinnari" w:hAnsi="Kinnari" w:cs="Kinnari"/>
          <w:b w:val="0"/>
          <w:bCs w:val="0"/>
          <w:sz w:val="28"/>
          <w:szCs w:val="28"/>
        </w:rPr>
        <w:t xml:space="preserve"> And latter include that files with the statement</w:t>
      </w:r>
    </w:p>
    <w:p>
      <w:pPr>
        <w:numPr>
          <w:ilvl w:val="0"/>
          <w:numId w:val="0"/>
        </w:numPr>
        <w:tabs>
          <w:tab w:val="clear" w:pos="420"/>
          <w:tab w:val="clear" w:pos="425"/>
        </w:tabs>
        <w:ind w:left="420" w:leftChars="0" w:right="384" w:rightChars="183" w:firstLine="0" w:firstLineChars="0"/>
        <w:jc w:val="center"/>
        <w:rPr>
          <w:rFonts w:hint="default" w:ascii="Kinnari" w:hAnsi="Kinnari" w:cs="Kinnari"/>
          <w:b w:val="0"/>
          <w:bCs w:val="0"/>
          <w:sz w:val="28"/>
          <w:szCs w:val="28"/>
        </w:rPr>
      </w:pPr>
      <w:r>
        <w:rPr>
          <w:rFonts w:hint="default" w:ascii="Kinnari" w:hAnsi="Kinnari" w:cs="Kinnari"/>
          <w:b w:val="0"/>
          <w:bCs w:val="0"/>
          <w:sz w:val="28"/>
          <w:szCs w:val="28"/>
        </w:rPr>
        <w:t>&lt;?PHP include ‘filename_to_be_included.php’;?&gt;</w:t>
      </w:r>
    </w:p>
    <w:p>
      <w:pPr>
        <w:numPr>
          <w:ilvl w:val="0"/>
          <w:numId w:val="0"/>
        </w:numPr>
        <w:tabs>
          <w:tab w:val="clear" w:pos="420"/>
          <w:tab w:val="clear" w:pos="425"/>
        </w:tabs>
        <w:ind w:left="420" w:leftChars="0" w:right="384" w:rightChars="183" w:firstLine="0" w:firstLineChars="0"/>
        <w:jc w:val="both"/>
        <w:rPr>
          <w:rFonts w:hint="default" w:ascii="Kinnari" w:hAnsi="Kinnari" w:cs="Kinnari"/>
          <w:b w:val="0"/>
          <w:bCs w:val="0"/>
          <w:sz w:val="28"/>
          <w:szCs w:val="28"/>
        </w:rPr>
      </w:pPr>
      <w:r>
        <w:rPr>
          <w:rFonts w:hint="default" w:ascii="Kinnari" w:hAnsi="Kinnari" w:cs="Kinnari"/>
          <w:b w:val="0"/>
          <w:bCs w:val="0"/>
          <w:sz w:val="28"/>
          <w:szCs w:val="28"/>
        </w:rPr>
        <w:t>At right position in the main file. Some files codes are given below</w:t>
      </w:r>
    </w:p>
    <w:p>
      <w:pPr>
        <w:numPr>
          <w:ilvl w:val="0"/>
          <w:numId w:val="0"/>
        </w:numPr>
        <w:tabs>
          <w:tab w:val="clear" w:pos="420"/>
          <w:tab w:val="clear" w:pos="425"/>
        </w:tabs>
        <w:ind w:left="420" w:leftChars="0" w:right="384" w:rightChars="183" w:firstLine="0" w:firstLineChars="0"/>
        <w:jc w:val="both"/>
        <w:rPr>
          <w:rFonts w:hint="default" w:ascii="Kinnari" w:hAnsi="Kinnari" w:cs="Kinnari"/>
          <w:b/>
          <w:bCs/>
          <w:sz w:val="28"/>
          <w:szCs w:val="28"/>
        </w:rPr>
      </w:pPr>
      <w:r>
        <w:rPr>
          <w:rFonts w:hint="default" w:ascii="Kinnari" w:hAnsi="Kinnari" w:cs="Kinnari"/>
          <w:b/>
          <w:bCs/>
          <w:sz w:val="28"/>
          <w:szCs w:val="28"/>
        </w:rPr>
        <w:t>Index.php</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&lt;!DOCTYPE html&gt;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&lt;!--[if IE 8 ]&gt;&lt;html class="ie ie8" class="no-js" lang="en"&gt; &lt;![endif]--&gt;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&lt;!--[if (gte IE 9)|!(IE)]&gt;&lt;!--&gt;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&lt;html class="no-js" lang="en"&gt;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&lt;head&gt;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&lt;meta name = "keyword" content = "GJUST,Gjus&amp;T,Training&amp;nbsp;and&amp;nbsp;Placement&amp;nbsp;Cell,T&amp;p&amp;nbsp;Cell,T,Partap&amp;nbsp;Singh&amp;nbsp;Malik,Prof.&amp;nbsp;Tankeshwar&amp;nbsp;Kumar,Guru&amp;nbsp;Jambheshwar&amp;nbsp;University&amp;nbsp;of&amp;nbsp;Science&amp;nbsp;&amp;&amp;nbsp;Technology,Rahul&amp;nbsp;Chanana,Gaurav&amp;nbsp;Raheja,Narender&amp;nbsp;Singh,Kartik&amp;nbsp;Goyal"&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&lt;meta name = "description" content = "Training &amp;amp; Placement Cell,Guru Jhambheshwar University of Science &amp;amp; Technology"&gt;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&lt;meta content="text/html; charset=UTF-8" http-equiv="content-type"&gt;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&lt;meta http-equiv="X-UA-Compatible" content="IE=edge"&gt;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&lt;meta name="viewport" content="width=device-width, initial-scale=1, maximum-scale=1"&gt;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&lt;title&gt;HOME:T&amp;amp;P CELL,GJUS&amp;amp;T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&lt;/title&gt;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 favicon start --&gt;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&lt;link rel="shortcut icon" type="image/x-icon" href="images/favicon.ico"&gt;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&lt;!-- favicon end --&gt;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&lt;script src="js/main.js" defer&gt;&lt;/script&gt;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&lt;link rel="stylesheet" href="css/bootstrap.min.css"&gt;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&lt;link rel="stylesheet" href="css/style.css"&gt;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&lt;link rel="stylesheet" type="text/css" href="css/style.css" media="screen" data-name="skins"&gt;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&lt;link href="css/fractionslider.css" rel="stylesheet"&gt;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&lt;link href="css/style-fraction.css" rel="stylesheet"&gt;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 HTML5 Shim and Respond.js IE8 support of HTML5 elements and media queries --&gt;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 WARNING: Respond.js doesn't work if you view the page via file:// --&gt;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&lt;!--[if lt IE 9]&gt;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&lt;script src="https://oss.maxcdn.com/html5shiv/3.7.2/html5shiv.min.js"&gt;&lt;/script&gt;    &lt;script src="https://oss.maxcdn.com/respond/1.4.2/respond.min.js"&gt;&lt;/script&gt;    &lt;![endif]--&gt;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 time --&gt;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&lt;/head&gt;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&lt;body&gt;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&lt;section class="wrapper"&gt;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&lt;!--Start Header--&gt;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&lt;header id="header" class="clearfix"&gt;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&lt;?php include'header.php';?&gt;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 Navigation</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class="navbar navbar-default navbar-static-top" role="navigation"&gt;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&lt;?php include'menu.php';?&gt;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&lt;!--/.container --&gt;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&lt;/header&gt;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&lt;!--End Header--&gt;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&lt;section class="wrapper"&gt;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&lt;section class="page_head"&gt;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class="container"&gt;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class="row"&gt;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class="col-lg-12 col-md-12 col-sm-12"&gt;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&lt;h2&gt;GJUS&amp;amp;T T&amp;amp;P Cell&lt;/h2&gt;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&lt;nav id="breadcrumbs"&gt;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&lt;ul&gt;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&lt;li&gt;You are here:&lt;/li&gt;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&lt;li&gt;Home&lt;/li&gt;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&lt;/ul&gt;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&lt;/nav&gt;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&lt;/section&gt;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&lt;!--start wrapper--&gt;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&lt;section class="container"&gt;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ab/>
      </w:r>
      <w:r>
        <w:rPr>
          <w:rFonts w:hint="eastAsia" w:ascii="FreeMono" w:hAnsi="FreeMono" w:eastAsia="FreeMono" w:cs="FreeMono"/>
          <w:sz w:val="24"/>
          <w:szCs w:val="24"/>
        </w:rPr>
        <w:tab/>
      </w:r>
      <w:r>
        <w:rPr>
          <w:rFonts w:hint="eastAsia" w:ascii="FreeMono" w:hAnsi="FreeMono" w:eastAsia="FreeMono" w:cs="FreeMono"/>
          <w:sz w:val="24"/>
          <w:szCs w:val="24"/>
        </w:rPr>
        <w:t>&lt;?php include'slider.php';?&gt;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 &lt;marquee direction="left"&gt;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&lt;h2&gt;WELCOME&amp;nbsp;TO&amp;nbsp;TRAINING&amp;nbsp;AND&amp;nbsp;PLACEMENT&amp;nbsp;CELL,GJUS&amp;amp;T,HISAR</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&lt;/h2&gt; &lt;/marquee&gt;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&lt;!--start info service--&gt;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&lt;section class="info_service"&gt;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class="container"&gt;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class="row sub_content"&gt;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class="rs_box"&gt;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class="col-sm-4 col-md-4 col-lg-4"&gt;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class="serviceBox_1"&gt;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class="icon_service"&gt; &lt;i class="fa fa-laptop"&gt;&lt;/i&gt;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&lt;h3&gt;Announcements&lt;/h3&gt;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class="fr_content anc"&gt; &lt;marquee direction="up" behavior="scroll"</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scrollamount="3" onmouseover="this.stop();" onmouseout="this.start();"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align="middle" height="86%"&gt;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&lt;ul style="list-style-type:none; padding:0"&gt;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&lt;?php</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require('config.php');</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ab/>
      </w:r>
      <w:r>
        <w:rPr>
          <w:rFonts w:hint="eastAsia" w:ascii="FreeMono" w:hAnsi="FreeMono" w:eastAsia="FreeMono" w:cs="FreeMono"/>
          <w:sz w:val="24"/>
          <w:szCs w:val="24"/>
        </w:rPr>
        <w:tab/>
      </w:r>
      <w:r>
        <w:rPr>
          <w:rFonts w:hint="eastAsia" w:ascii="FreeMono" w:hAnsi="FreeMono" w:eastAsia="FreeMono" w:cs="FreeMono"/>
          <w:sz w:val="24"/>
          <w:szCs w:val="24"/>
        </w:rPr>
        <w:tab/>
      </w:r>
      <w:r>
        <w:rPr>
          <w:rFonts w:hint="eastAsia" w:ascii="FreeMono" w:hAnsi="FreeMono" w:eastAsia="FreeMono" w:cs="FreeMono"/>
          <w:sz w:val="24"/>
          <w:szCs w:val="24"/>
        </w:rPr>
        <w:t xml:space="preserve">  include('visitorcounter.php');</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$dateser = date("y-m-d");</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$query1 = "select postdata,link from post where postdate&gt;='$dateser' order by postdate desc limit 5";</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$res1 = mysqli_query($connection,$query1);</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$count1 = mysqli_num_rows($res1);</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while($row1 = mysqli_fetch_assoc($res1)){</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$link = $row1['link'];</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if($link!='' and $link!='#'){</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$printlink = "&lt;a href='$link'&gt;(Click here for more details)&lt;/a&gt;";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else{</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$printlink = "";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echo "&lt;li&gt;&lt;strong&gt;&lt;p class='nbinfo' onmouseup='stop'&gt;".$row1['postdata']."&lt;img src='images/new-y.gif'&gt;&lt;/strong&gt;&lt;br&gt;".$printlink."&lt;/p&gt;&lt;/li&gt;";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$x = 5;</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if($count1&lt;=$x){</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$target = $x-$count1;</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$query3 ="select postdata,link from post where postdate&lt;'$dateser' order by postdate desc limit $target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$res3 = mysqli_query($connection,$query3);</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while($row3=mysqli_fetch_assoc($res3)){</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$link1 = $row3['link'];</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if($link1!='' and $link1!='#'){</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$printlink4 = "&lt;a href='$link'&gt;(Click here for more details)&lt;/a&gt;";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else{</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$printlink4 = "";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echo "&lt;li&gt;&lt;strong&gt;&lt;p class='nbinfo' onmouseup='stop'&gt;".$row3['postdata']."&lt;/strong&gt;&lt;br&gt;".$printlink4."&lt;/p&gt;&lt;/li&gt;";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ab/>
      </w:r>
      <w:r>
        <w:rPr>
          <w:rFonts w:hint="eastAsia" w:ascii="FreeMono" w:hAnsi="FreeMono" w:eastAsia="FreeMono" w:cs="FreeMono"/>
          <w:sz w:val="24"/>
          <w:szCs w:val="24"/>
        </w:rPr>
        <w:tab/>
      </w:r>
      <w:r>
        <w:rPr>
          <w:rFonts w:hint="eastAsia" w:ascii="FreeMono" w:hAnsi="FreeMono" w:eastAsia="FreeMono" w:cs="FreeMono"/>
          <w:sz w:val="24"/>
          <w:szCs w:val="24"/>
        </w:rPr>
        <w:tab/>
      </w:r>
      <w:r>
        <w:rPr>
          <w:rFonts w:hint="eastAsia" w:ascii="FreeMono" w:hAnsi="FreeMono" w:eastAsia="FreeMono" w:cs="FreeMono"/>
          <w:sz w:val="24"/>
          <w:szCs w:val="24"/>
        </w:rPr>
        <w:tab/>
      </w:r>
      <w:r>
        <w:rPr>
          <w:rFonts w:hint="eastAsia" w:ascii="FreeMono" w:hAnsi="FreeMono" w:eastAsia="FreeMono" w:cs="FreeMono"/>
          <w:sz w:val="24"/>
          <w:szCs w:val="24"/>
        </w:rPr>
        <w:tab/>
      </w:r>
      <w:r>
        <w:rPr>
          <w:rFonts w:hint="eastAsia" w:ascii="FreeMono" w:hAnsi="FreeMono" w:eastAsia="FreeMono" w:cs="FreeMono"/>
          <w:sz w:val="24"/>
          <w:szCs w:val="24"/>
        </w:rPr>
        <w:tab/>
      </w:r>
      <w:r>
        <w:rPr>
          <w:rFonts w:hint="eastAsia" w:ascii="FreeMono" w:hAnsi="FreeMono" w:eastAsia="FreeMono" w:cs="FreeMono"/>
          <w:sz w:val="24"/>
          <w:szCs w:val="24"/>
        </w:rPr>
        <w:tab/>
      </w:r>
      <w:r>
        <w:rPr>
          <w:rFonts w:hint="eastAsia" w:ascii="FreeMono" w:hAnsi="FreeMono" w:eastAsia="FreeMono" w:cs="FreeMono"/>
          <w:sz w:val="24"/>
          <w:szCs w:val="24"/>
        </w:rPr>
        <w:t>?&gt;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&lt;/ul&gt;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&lt;/marquee&gt;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&lt;br&gt;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&lt;a class="read" href="t&amp;w.php"&gt;Read more&lt;/a&gt;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&lt;**********POPUP********&gt;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id="myModal" class="modal fade" role="dialog"&gt;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class="modal-dialog"&gt;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 Modal content--&gt;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class="modal-content"&gt;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class="modal-header"&gt;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&lt;button type="button" class="close" data-dismiss="modal"&gt;&amp;times;&lt;/button&gt;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&lt;h4 class="modal-title"&gt;Notifications&lt;/h4&gt;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&lt;?php</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$res2 = mysqli_query($connection,$query1);</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while($row2 = mysqli_fetch_assoc($res2)){</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$link = $row2['link'];</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if($link!='' and $link!='#'){</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$printlink2 = "&lt;a href='$link'&gt;(Click here for more details)&lt;/a&gt;";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else{</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$printlink2 = "";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echo "&lt;div class='modal-body'&gt;&lt;p class='nbinfo'&gt;".$row2['postdata'].$printlink2."&lt;img src='images/new-y.gif'&gt;&lt;/p&gt;&lt;/div&gt;";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$res4 = mysqli_query($connection,$query3);</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while($row4 = mysqli_fetch_assoc($res4)){</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$link2 = $row4['link'];</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if($link2!='' and $link2!='#'){</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$printlink3 = "&lt;a href='$link'&gt;(Click here for more details)&lt;/a&gt;";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else{</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$printlink3 = "";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echo "&lt;div class='modal-body'&gt;&lt;p class='nbinfo'&gt;".$row4['postdata'].$printlink3."&lt;/p&gt;&lt;/div&gt;";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class="modal-footer"&gt;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&lt;button type="button" class="btn btn-default" data-dismiss="modal"&gt;Close&lt;/button&gt;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&lt;!--**************&gt;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&lt;***Popup end*****&gt;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&lt;***************--&gt;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class="col-sm-4 col-md-4 col-lg-4"&gt;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class="serviceBox_1"&gt;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class="icon_service"&gt; &lt;i class="fa fa-envelope-o"&gt;&lt;/i&gt;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&lt;h3&gt;VC Message&lt;/h3&gt;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class="fr_content"&gt; &lt;img src="images/VC.jpg" style="float:left;margin-right:20px; "&gt;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&lt;p align="justify"&gt;I have the pleasure to welcome you to</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this State Technical University of Haryana, Which was</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established in 1995 and has the honour of having been</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thrice accredited ‘A’ Grade by National Assessment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&amp;amp; Accreditation Council. Recently The University</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has been chosen as one of the few universities of the</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country for Global Initiative for Academic</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Network(GIAN) and has secured 24th rank amongst all</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Universities/Institutions in India. This ranking has</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been done by National Institutional Ranking</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Framework(NIRF), Ministry of Human Resource Development, Government of India, New Delhi in 2016. &lt;/p&gt;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&lt;a class="read" href="vision_mission#vc"&gt;Read more&lt;/a&gt;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class="col-sm-4 col-md-4 col-lg-4"&gt;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class="serviceBox_1"&gt;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class="icon_service"&gt; &lt;i class="fa fa-envelope-o"&gt;&lt;/i&gt;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&lt;h3&gt;Director Message&lt;/h3&gt;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class="fr_content"&gt; &lt;img src="images/director.jpg" style="float:left;margin-right:20px;"&gt;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&lt;p align="justify"&gt;Our University is one of the fastest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growing Technical Universities of India achieving such</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high rankings in last two decades. In last 21 years</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since its inception, University has produced more than</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15k bright professionals currently working in top</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organisations in India as well as abroad. Due to</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having Industry Experience of more than 14 Years, I</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personally believe that for meeting the time bound</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targets in qualitative manner, Industries require</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students having excellent learning capacity,</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conceptual clarity of subjects, creative mindset and</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exposure to new technologies. &lt;/p&gt;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&lt;a class="read" href="vision_mission#dtpc"&gt;Read</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more&lt;/a&gt;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&lt;/section&gt;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&lt;!--end info service--&gt;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&lt;!--Start recent work--&gt;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&lt;section class="latest_work"&gt;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class="container"&gt;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class="row sub_content"&gt;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class="carousel-intro"&gt;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class="col-md-12"&gt;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class="dividerHeading"&gt;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&lt;h4&gt;&lt;span&gt;Recent Work&lt;/span&gt;&lt;/h4&gt;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class="carousel-navi"&gt;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id="work-prev" class="arrow-left jcarousel-prev"&gt;&lt;i class="fa fa-angle-left"&gt;&lt;/i&gt;&lt;/div&gt;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id="work-next" class="arrow-right jcarousel-next"&gt;&lt;i</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class="fa fa-angle-right"&gt;&lt;/i&gt;&lt;/div&gt;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class="clearfix"&gt;&lt;/div&gt;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class="jcarousel recent-work-jc"&gt;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&lt;ul class="jcarousel-list"&gt;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 Recent Work Item --&gt;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&lt;li class="col-sm-3 col-md-3 col-lg-3"&gt;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class="recent-item"&gt;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&lt;figure&gt;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class="touching medium"&gt; &lt;img src="images/recentworks/portfolio_1.jpg"</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alt=""&gt;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class="option"&gt; &lt;a href="images/recentworks/portfolio_1.jpg"</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class="hover-zoom mfp-image"&gt;&lt;i class="fa fa-search"&gt;&lt;/i&gt;&lt;/a&gt;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&lt;figcaption class="item-description"&gt;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&lt;h5&gt;Workshop&lt;/h5&gt;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&lt;/figcaption&gt; &lt;/figure&gt;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&lt;/li&gt;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 Recent Work Item --&gt;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&lt;li class="col-sm-3 col-md-3 col-lg-3"&gt;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class="recent-item"&gt;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&lt;figure&gt;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class="touching medium"&gt; &lt;img src="images/recentworks/portfolio_2.jpg"</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alt=""&gt;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class="option"&gt; &lt;a href="images/recentworks/portfolio_2.jpg"</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class="hover-zoom mfp-image"&gt;&lt;i class="fa fa-search"&gt;&lt;/i&gt;&lt;/a&gt;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&lt;figcaption class="item-description"&gt;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&lt;h5&gt;Workshop&lt;/h5&gt;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&lt;/figcaption&gt; &lt;/figcaption&gt; &lt;/figure&gt;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&lt;/li&gt;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 Recent Work Item --&gt;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&lt;li class="col-sm-3 col-md-3 col-lg-3"&gt;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class="recent-item"&gt;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&lt;figure&gt;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class="touching medium"&gt; &lt;img src="images/recentworks/portfolio_3.jpg"</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alt=""&gt;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class="option"&gt; &lt;a href="images/recentworks/portfolio_3.jpg"</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class="hover-zoom mfp-image"&gt;&lt;i class="fa fa-search"&gt;&lt;/i&gt;&lt;/a&gt;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&lt;figcaption class="item-description"&gt;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&lt;h5&gt;Workshop&lt;/h5&gt;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&lt;/figcaption&gt; &lt;/figcaption&gt; &lt;/figure&gt;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&lt;/li&gt;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 Recent Work Item --&gt;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&lt;li class="col-sm-3 col-md-3 col-lg-3"&gt;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class="recent-item"&gt;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&lt;figure&gt;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class="touching medium"&gt; &lt;img src="images/recentworks/portfolio_4.jpg"</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alt=""&gt;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class="option"&gt; &lt;a href="images/recentworks/portfolio_4.jpg"</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class="hover-zoom mfp-image"&gt;&lt;i class="fa fa-search"&gt;&lt;/i&gt;&lt;/a&gt;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&lt;figcaption class="item-description"&gt;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&lt;h5&gt;Workshop&lt;/h5&gt;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&lt;/figcaption&gt; &lt;/figure&gt;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&lt;/li&gt;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 Recent Work Item --&gt;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&lt;li class="col-sm-3 col-md-3 col-lg-3"&gt;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class="recent-item"&gt;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&lt;figure&gt;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class="touching medium"&gt; &lt;img src="images/recentworks/portfolio_5.jpg"</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alt=""&gt;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class="option"&gt; &lt;a href="images/recentworks/portfolio_5.jpg"</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class="hover-zoom mfp-image"&gt;&lt;i class="fa fa-search"&gt;&lt;/i&gt;&lt;/a&gt;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&lt;figcaption class="item-description"&gt;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&lt;h5&gt;Workshop&lt;/h5&gt;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&lt;/figcaption&gt; &lt;/figure&gt;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&lt;/li&gt;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 Recent Work Item --&gt;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&lt;li class="col-sm-3 col-md-3 col-lg-3"&gt;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class="recent-item"&gt;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&lt;figure&gt;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class="touching medium"&gt; &lt;img src="images/recentworks/portfolio_6.jpg"</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alt=""&gt;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class="option"&gt; &lt;a href="images/recentworks/portfolio_6.jpg"</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class="hover-zoom mfp-image"&gt;&lt;i class="fa fa-search"&gt;&lt;/i&gt;&lt;/a&gt;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&lt;figcaption class="item-description"&gt;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&lt;h5&gt;Workshop&lt;/h5&gt;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&lt;/figcaption&gt; &lt;/figure&gt;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&lt;/li&gt;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 Recent Work Item --&gt;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&lt;li class="col-sm-3 col-md-3 col-lg-3"&gt;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class="recent-item"&gt;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&lt;figure&gt;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class="touching medium"&gt; &lt;img src="images/recentworks/portfolio_7.jpg"</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alt=""&gt;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class="option"&gt; &lt;a href="images/recentworks/portfolio_7.jpg"</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class="hover-zoom mfp-image"&gt;&lt;i class="fa fa-search"&gt;&lt;/i&gt;&lt;/a&gt;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&lt;figcaption class="item-description"&gt;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&lt;h5&gt;Workshop&lt;/h5&gt;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&lt;/figcaption&gt; &lt;/figure&gt;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&lt;/li&gt;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 Recent Work Item --&gt;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&lt;li class="col-sm-3 col-md-3 col-lg-3"&gt;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class="recent-item"&gt;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&lt;figure&gt;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class="touching medium"&gt; &lt;img src="images/recentworks/portfolio_8.jpg"</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alt=""&gt;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class="option"&gt; &lt;a href="images/recentworks/portfolio_8.jpg"</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class="hover-zoom mfp-image"&gt;&lt;i class="fa fa-search"&gt;&lt;/i&gt;&lt;/a&gt;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&lt;figcaption class="item-description"&gt;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&lt;h5&gt;Workshop&lt;/h5&gt;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&lt;/figcaption&gt;  &lt;/figure&gt;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&lt;/li&gt;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&lt;/ul&gt;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&lt;/section&gt;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&lt;!--Start recent work--&gt;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&lt;section class="clients"&gt;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class="container"&gt;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class="row sub_content"&gt;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class="col-lg-12 col-md-12 col-sm-12"&gt;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class="dividerHeading"&gt;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&lt;h4&gt;&lt;span&gt;Past Recruiters&lt;/span&gt;&lt;/h4&gt;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class="our_clients"&gt; &lt;marquee&gt; &lt;a href="past_recruiters.php"</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data-placement="bottom" data-toggle="tooltip"&gt;&lt;img src="images/past-recruiters/hartron.jpg"</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alt=""&gt;&lt;/a&gt; &amp;nbsp; &amp;nbsp; &amp;nbsp; &amp;nbsp; &lt;a href="" past_recruiters.php=""</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data-placement="bottom" data-toggle="tooltip"&gt;&lt;img src="images/past-recruiters/ibm.jpg"</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alt=""&gt;&lt;/a&gt;&amp;nbsp; &amp;nbsp;&amp;nbsp; &amp;nbsp;&amp;nbsp; &amp;nbsp;</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&amp;nbsp; &lt;a href="past_recruiters.php" data-placement="bottom"</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data-toggle="tooltip"&gt;&lt;img src="images/past-recruiters/wipro.jpg" alt=""&gt;&lt;/a&gt;&amp;nbsp;</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&amp;nbsp;&amp;nbsp; &amp;nbsp; &amp;nbsp; &amp;nbsp; &lt;a href="past_recruiters.php"</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data-placement="bottom" data-toggle="tooltip"&gt;&lt;img src="images/past-recruiters/kodak.jpg"</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alt=""&gt;&lt;/a&gt;&amp;nbsp; &amp;nbsp; &amp;nbsp; &amp;nbsp; &amp;nbsp; &lt;a href="past_recruiters.php"</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data-placement="bottom" data-toggle="tooltip"&gt;&lt;img src="images/past-recruiters/itc.jpg"</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alt=""&gt;&lt;/a&gt;&amp;nbsp; &amp;nbsp; &amp;nbsp; &lt;a href="past_recruiters.php"</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data-placement="bottom" data-toggle="tooltip"&gt;&lt;img src="images/past-recruiters/darcl.jpg"</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alt=""&gt;&lt;/a&gt; &lt;a href="#" data-placement="bottom" data-toggle="tooltip"&gt;&lt;img</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src="images/past-recruiters/daffodil.jpg" alt=""&gt;&lt;/a&gt;&amp;nbsp; &amp;nbsp;</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&amp;nbsp; &lt;a href="past_recruiters.php" data-placement="bottom"</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data-toggle="tooltip"&gt;&lt;img src="images/past-recruiters/expersit.jpg" alt=""&gt;&lt;/a&gt;&amp;nbsp;</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&amp;nbsp; &amp;nbsp; &lt;a href="past_recruiters.php" data-placement="bottom"</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data-toggle="tooltip"&gt;&lt;img src="images/past-recruiters/alembic.jpg" alt=""&gt;&lt;/a&gt;&amp;nbsp;</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&amp;nbsp; &amp;nbsp; &lt;/marquee&gt;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&lt;/section&gt;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&lt;!--end wrapper--&gt;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&lt;!--.test--&gt;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 = "row"&gt;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class="col-lg-6 col-xs-12 col-md-6 col-sm-6"&gt;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class="row"&gt;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class="dividerHeading"&gt;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&lt;h4&gt;&lt;span&gt;Login/Signup&lt;/span&gt;&lt;/h4&gt;&lt;/div&gt;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 = "text-center"&gt;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&lt;img src="images/coming_soon.gif"&gt; &lt;br/&gt;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&lt;a href="register.php" class = "text-center"&gt;&lt;img src="images/sign.jpg"</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height="100" width="150"&gt;&lt;/a&gt;&amp;nbsp;&amp;nbsp;</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&lt;a href="#login" class = "text-center"&gt;&lt;img src="images/login.jpg" height="100"</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width="150"&gt;&lt;/a&gt;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&lt;a name="login"&gt; &lt;/a&gt;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class="row text-center"&gt;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class="dividerHeading"&gt;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&lt;h4&gt;&lt;span&gt;Our Partner&lt;/span&gt;&lt;/h4&gt;&lt;/div&gt;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&lt;a href="https://play.google.com/store/apps/details?id=com.scholar.engineering.banking.ssc&amp;hl=en" &gt;&lt;img  src="images/hellotopper.jpg" height="100"</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width="150"&gt;&lt;/a&gt;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&lt;!--./row--&gt;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class="col-lg-6 col-xs-12 col-md-6 col-sm-6"&gt;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class="dividerHeading"&gt;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&lt;h4&gt;&lt;span&gt;Testimonials&lt;/span&gt;&lt;/h4&gt;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class="testimonial carousel slide" id="testimonial-carousel"&gt;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class="carousel-inner"&gt;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class="active item"&gt;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class="testimonial-item"&gt;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class="icon"&gt;&lt;i class="fa fa-quote-right"&gt;&lt;/i&gt;&lt;/div&gt;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&lt;blockquote&gt;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&lt;p class="fr_content"&gt;It has always been a pleasure interacting with faculty and students of GJUST, Hisar. Students of GJUST are extra ordinary and have sound knowledge of the subject. They are being further groomed to grow in their career and meet leadership requirements of our organisation. Many of the students have been highly successful and they are being responsible for key positions across organisation. Training and placement cell of university is highly proactive and their efforts to get right placement for their students is highly appreciated. I wish a great luck to Faculty, Students and T&amp;P cell. &lt;/p&gt;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&lt;/blockquote&gt;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class="icon-tr"&gt;&lt;/div&gt;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class="testimonial-review"&gt; &lt;img alt="Manoj Kaushik" src="images/testimonials/manojkaushik.jpg"&gt;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&lt;h1&gt;Manoj Kaushik&lt;small&gt;Huhtamaki PPL&lt;/small&gt;&lt;/h1&gt;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class="item"&gt;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class="testimonial-item"&gt;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class="icon"&gt;&lt;i class="fa fa-quote-right"&gt;&lt;/i&gt;&lt;/div&gt;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&lt;blockquote&gt;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&lt;p class="fr_content"&gt; Golden time of my life was studying in department of Environmental Science and </w:t>
      </w:r>
      <w:r>
        <w:rPr>
          <w:rFonts w:hint="eastAsia" w:ascii="FreeMono" w:hAnsi="FreeMono" w:eastAsia="FreeMono" w:cs="FreeMono"/>
          <w:sz w:val="24"/>
          <w:szCs w:val="24"/>
        </w:rPr>
        <w:tab/>
      </w:r>
      <w:r>
        <w:rPr>
          <w:rFonts w:hint="eastAsia" w:ascii="FreeMono" w:hAnsi="FreeMono" w:eastAsia="FreeMono" w:cs="FreeMono"/>
          <w:sz w:val="24"/>
          <w:szCs w:val="24"/>
        </w:rPr>
        <w:t xml:space="preserve">                              Engineering GJU S&amp;T, Hisar, Haryana. Collaborative approach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among Faculty and Students resulted into development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of Analytical and  like NET, SLET, GATE etc.</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I always feel proud to be a part of this Big Family "GJUiets".</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ab/>
      </w:r>
      <w:r>
        <w:rPr>
          <w:rFonts w:hint="eastAsia" w:ascii="FreeMono" w:hAnsi="FreeMono" w:eastAsia="FreeMono" w:cs="FreeMono"/>
          <w:sz w:val="24"/>
          <w:szCs w:val="24"/>
        </w:rPr>
        <w:tab/>
      </w:r>
      <w:r>
        <w:rPr>
          <w:rFonts w:hint="eastAsia" w:ascii="FreeMono" w:hAnsi="FreeMono" w:eastAsia="FreeMono" w:cs="FreeMono"/>
          <w:sz w:val="24"/>
          <w:szCs w:val="24"/>
        </w:rPr>
        <w:tab/>
      </w:r>
      <w:r>
        <w:rPr>
          <w:rFonts w:hint="eastAsia" w:ascii="FreeMono" w:hAnsi="FreeMono" w:eastAsia="FreeMono" w:cs="FreeMono"/>
          <w:sz w:val="24"/>
          <w:szCs w:val="24"/>
        </w:rPr>
        <w:tab/>
      </w:r>
      <w:r>
        <w:rPr>
          <w:rFonts w:hint="eastAsia" w:ascii="FreeMono" w:hAnsi="FreeMono" w:eastAsia="FreeMono" w:cs="FreeMono"/>
          <w:sz w:val="24"/>
          <w:szCs w:val="24"/>
        </w:rPr>
        <w:tab/>
      </w:r>
      <w:r>
        <w:rPr>
          <w:rFonts w:hint="eastAsia" w:ascii="FreeMono" w:hAnsi="FreeMono" w:eastAsia="FreeMono" w:cs="FreeMono"/>
          <w:sz w:val="24"/>
          <w:szCs w:val="24"/>
        </w:rPr>
        <w:tab/>
      </w:r>
      <w:r>
        <w:rPr>
          <w:rFonts w:hint="eastAsia" w:ascii="FreeMono" w:hAnsi="FreeMono" w:eastAsia="FreeMono" w:cs="FreeMono"/>
          <w:sz w:val="24"/>
          <w:szCs w:val="24"/>
        </w:rPr>
        <w:t>&lt;/p&gt;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&lt;/blockquote&gt;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class="icon-tr"&gt;&lt;/div&gt;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class="testimonial-review"&gt; &lt;img alt="Deepak Bansal" src="images/testimonials/deepak.jpg"&gt;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&lt;h1&gt;Deepak Bansal&lt;small&gt;AGM, Corp. TQM and ME,JBM Group&lt;/small&gt;&lt;/h1&gt;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class="item"&gt;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class="testimonial-item"&gt;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class="icon"&gt;&lt;i class="fa fa-quote-right"&gt;&lt;/i&gt;&lt;/div&gt;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&lt;blockquote&gt;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&lt;p class="fr_content"&gt;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GJU being my alma-mater I have seen it evolve from a modest 2 building infrastructure to becoming one of the best campus in India with state of the art facilities and amenities. The evolution has been all around especially in the functioning of Placement Cell which has become very active. Their keen interest in all round development of students especially in soft skills calls for special appreciation. I wish them all the luck and very best in all their future endeavors.</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ab/>
      </w:r>
      <w:r>
        <w:rPr>
          <w:rFonts w:hint="eastAsia" w:ascii="FreeMono" w:hAnsi="FreeMono" w:eastAsia="FreeMono" w:cs="FreeMono"/>
          <w:sz w:val="24"/>
          <w:szCs w:val="24"/>
        </w:rPr>
        <w:tab/>
      </w:r>
      <w:r>
        <w:rPr>
          <w:rFonts w:hint="eastAsia" w:ascii="FreeMono" w:hAnsi="FreeMono" w:eastAsia="FreeMono" w:cs="FreeMono"/>
          <w:sz w:val="24"/>
          <w:szCs w:val="24"/>
        </w:rPr>
        <w:tab/>
      </w:r>
      <w:r>
        <w:rPr>
          <w:rFonts w:hint="eastAsia" w:ascii="FreeMono" w:hAnsi="FreeMono" w:eastAsia="FreeMono" w:cs="FreeMono"/>
          <w:sz w:val="24"/>
          <w:szCs w:val="24"/>
        </w:rPr>
        <w:tab/>
      </w:r>
      <w:r>
        <w:rPr>
          <w:rFonts w:hint="eastAsia" w:ascii="FreeMono" w:hAnsi="FreeMono" w:eastAsia="FreeMono" w:cs="FreeMono"/>
          <w:sz w:val="24"/>
          <w:szCs w:val="24"/>
        </w:rPr>
        <w:tab/>
      </w:r>
      <w:r>
        <w:rPr>
          <w:rFonts w:hint="eastAsia" w:ascii="FreeMono" w:hAnsi="FreeMono" w:eastAsia="FreeMono" w:cs="FreeMono"/>
          <w:sz w:val="24"/>
          <w:szCs w:val="24"/>
        </w:rPr>
        <w:tab/>
      </w:r>
      <w:r>
        <w:rPr>
          <w:rFonts w:hint="eastAsia" w:ascii="FreeMono" w:hAnsi="FreeMono" w:eastAsia="FreeMono" w:cs="FreeMono"/>
          <w:sz w:val="24"/>
          <w:szCs w:val="24"/>
        </w:rPr>
        <w:t>&lt;/p&gt;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&lt;/blockquote&gt;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class="icon-tr"&gt;&lt;/div&gt;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class="testimonial-review"&gt; &lt;img alt="Pankaj Chaudhary" src="images/testimonials/pankaj.jpg"&gt;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&lt;h1&gt;Pankaj Chaudhary&lt;small&gt;Director-TIME-Hisar&lt;/small&gt;&lt;/h1&gt;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class="item"&gt;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class="testimonial-item"&gt;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class="icon"&gt;&lt;i class="fa fa-quote-right"&gt;&lt;/i&gt;&lt;/div&gt;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&lt;blockquote&gt;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&lt;p class="fr_content"&gt;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Passion is what makes an engineer successful one but what matters the most is right education institution which fuels that passion. I have experienced a unique edge as an engineer at GJU, latest techniques, emerging technologies, best infrastructure and faculty which understands individual needs, available all under one umbrella. I stand proud and excited to start my journey as an engineer in one of the good companies.</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ab/>
      </w:r>
      <w:r>
        <w:rPr>
          <w:rFonts w:hint="eastAsia" w:ascii="FreeMono" w:hAnsi="FreeMono" w:eastAsia="FreeMono" w:cs="FreeMono"/>
          <w:sz w:val="24"/>
          <w:szCs w:val="24"/>
        </w:rPr>
        <w:tab/>
      </w:r>
      <w:r>
        <w:rPr>
          <w:rFonts w:hint="eastAsia" w:ascii="FreeMono" w:hAnsi="FreeMono" w:eastAsia="FreeMono" w:cs="FreeMono"/>
          <w:sz w:val="24"/>
          <w:szCs w:val="24"/>
        </w:rPr>
        <w:tab/>
      </w:r>
      <w:r>
        <w:rPr>
          <w:rFonts w:hint="eastAsia" w:ascii="FreeMono" w:hAnsi="FreeMono" w:eastAsia="FreeMono" w:cs="FreeMono"/>
          <w:sz w:val="24"/>
          <w:szCs w:val="24"/>
        </w:rPr>
        <w:tab/>
      </w:r>
      <w:r>
        <w:rPr>
          <w:rFonts w:hint="eastAsia" w:ascii="FreeMono" w:hAnsi="FreeMono" w:eastAsia="FreeMono" w:cs="FreeMono"/>
          <w:sz w:val="24"/>
          <w:szCs w:val="24"/>
        </w:rPr>
        <w:tab/>
      </w:r>
      <w:r>
        <w:rPr>
          <w:rFonts w:hint="eastAsia" w:ascii="FreeMono" w:hAnsi="FreeMono" w:eastAsia="FreeMono" w:cs="FreeMono"/>
          <w:sz w:val="24"/>
          <w:szCs w:val="24"/>
        </w:rPr>
        <w:tab/>
      </w:r>
      <w:r>
        <w:rPr>
          <w:rFonts w:hint="eastAsia" w:ascii="FreeMono" w:hAnsi="FreeMono" w:eastAsia="FreeMono" w:cs="FreeMono"/>
          <w:sz w:val="24"/>
          <w:szCs w:val="24"/>
        </w:rPr>
        <w:t>&lt;/p&gt;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&lt;/blockquote&gt;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class="icon-tr"&gt;&lt;/div&gt;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class="testimonial-review"&gt; &lt;img alt="Mahavir" src="images/testimonials/mahavir.jpg"&gt;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&lt;h1&gt;Mahavir&lt;small&gt;Galaxy Offset India pvt. ltd.(Plant Head)&lt;/small&gt;&lt;/h1&gt;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class="item"&gt;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class="testimonial-item"&gt;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class="icon"&gt;&lt;i class="fa fa-quote-right"&gt;&lt;/i&gt;&lt;/div&gt;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&lt;blockquote&gt;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&lt;p class="fr_content"&gt;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For me getting chance to study at Haryana technical University,  Hisar was an important milestone of my life. The department of Food Technology is having state of the art facilities be it Classrooms or research laboratories. Under the guidance of Gurus who are expert of their respective subjects I could develop my knowledge and skills which still helps me in my routine professional life. The faculty and overall ambiance is so open and enriching that I could develop my fundamentals on food science as well as I could groom my personality through various opportunities be it seminars, projects or presentations or industrial trainings. The syllabus and study programs were so relevant that till date I find myself comfortable in understanding any new product or process coming across the shop floor to commercialise it.&lt;/p&gt;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&lt;/blockquote&gt;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class="icon-tr"&gt;&lt;/div&gt;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class="testimonial-review"&gt; &lt;img alt="Santosh Bhakar" src="images/testimonials/santosh.jpg"&gt;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&lt;h1&gt;Santosh Bhakar&lt;small&gt;ITC&lt;/small&gt;&lt;/h1&gt;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 class="testimonial-buttons"&gt;&lt;a data-slide="prev" href="#testimonial-carousel"&gt;&lt;i</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class="fa fa-chevron-left"&gt;&lt;/i&gt;&lt;/a&gt; &lt;a data-slide="next"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href="#testimonial-carousel"&gt;&lt;i class="fa fa-chevron-right"&gt;&lt;/i&gt;&lt;/a&gt;&lt;/div&gt;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 TESTIMONIALS END --&gt;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&lt;/div&gt;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&lt;/section&gt;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&lt;/section&gt;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&lt;!--./row--&gt;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&lt;!--.test end--&gt;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 Test2--&gt;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&lt;!--Test2 end--&gt;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&lt;!--start footer--&gt;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&lt;footer class="footer"&gt;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&lt;?php include'footer.php';?&gt;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&lt;/footer&gt;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&lt;!--end footer--&gt;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&lt;section class="footer_bottom"&gt;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&lt;?php include'bottom_footer.php';?&gt;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&lt;/section&gt;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&lt;script type="text/javascript" src="js/jquery-1.10.2.min.js" &gt;&lt;/script&gt;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&lt;script src="js/bootstrap.min.js" &gt;&lt;/script&gt;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&lt;script type="text/javascript" src="js/jquery.magnific-popup.min.js" defer&gt;&lt;/script&gt;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&lt;script type="text/javascript" src="js/jquery.jcarousel.js" defer&gt;&lt;/script&gt;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&lt;script src="js/jquery.fractionslider.js" type="text/javascript" charset="utf-8" defer&gt;&lt;/script&gt;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&lt;script type="text/javascript" src="js/jquery.smartmenus.min.js" defer&gt;&lt;/script&gt;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&lt;script type="text/javascript" src="js/jquery.smartmenus.bootstrap.min.js" defer&gt;&lt;/script&gt;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&lt;script type="text/javascript" src="js/jquery.isotope.min.js" defer&gt;&lt;/script&gt;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&lt;script type="text/javascript" src="js/swipe.js" defer&gt;&lt;/script&gt;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&lt;script type="text/javascript" src="js/jquery-scrolltofixed-min.js" defer&gt;&lt;/script&gt;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&lt;script src="js/jquery.easing.1.3.js" defer&gt;&lt;/script&gt;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&lt;script type="text/javascript" src="js/jquery.cookie.js" defer&gt;&lt;/script&gt;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&lt;script&gt;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$(window).load(function(){</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$('.slider').fractionSlider({</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'fullWidth':      true,</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'controls':       true,</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'responsive':       true,</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'dimensions':       "1920,450",</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'increase':       true,</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'pauseOnHover':     true,</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'slideEndAnimation':  true,</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'autoChange':           true</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if(!sessionStorage.getItem('key')){</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console.log('hello');</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sessionStorage.setItem('key', 1);</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$('#myModal').modal('show');</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}else{</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console.log('test');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&lt;/script&gt;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&lt;/section&gt;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 xml:space="preserve">  &lt;/body&gt;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&lt;/html&gt;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default" w:ascii="Kinnari" w:hAnsi="Kinnari" w:cs="Kinnari"/>
          <w:sz w:val="28"/>
          <w:szCs w:val="28"/>
          <w:u w:val="single"/>
        </w:rPr>
      </w:pPr>
      <w:r>
        <w:rPr>
          <w:rFonts w:hint="default" w:ascii="Kinnari" w:hAnsi="Kinnari" w:cs="Kinnari"/>
          <w:sz w:val="28"/>
          <w:szCs w:val="28"/>
          <w:u w:val="single"/>
        </w:rPr>
        <w:t>config.php</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&lt;?php</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error_reporting(0);</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if(session_id()=='') session_start();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$connection = mysqli_connect('localhost','</w:t>
      </w:r>
      <w:r>
        <w:rPr>
          <w:rFonts w:hint="default" w:ascii="FreeMono" w:hAnsi="FreeMono" w:eastAsia="FreeMono" w:cs="FreeMono"/>
          <w:sz w:val="24"/>
          <w:szCs w:val="24"/>
        </w:rPr>
        <w:t>username</w:t>
      </w:r>
      <w:r>
        <w:rPr>
          <w:rFonts w:hint="eastAsia" w:ascii="FreeMono" w:hAnsi="FreeMono" w:eastAsia="FreeMono" w:cs="FreeMono"/>
          <w:sz w:val="24"/>
          <w:szCs w:val="24"/>
        </w:rPr>
        <w:t>','</w:t>
      </w:r>
      <w:r>
        <w:rPr>
          <w:rFonts w:hint="default" w:ascii="FreeMono" w:hAnsi="FreeMono" w:eastAsia="FreeMono" w:cs="FreeMono"/>
          <w:sz w:val="24"/>
          <w:szCs w:val="24"/>
        </w:rPr>
        <w:t>password</w:t>
      </w:r>
      <w:r>
        <w:rPr>
          <w:rFonts w:hint="eastAsia" w:ascii="FreeMono" w:hAnsi="FreeMono" w:eastAsia="FreeMono" w:cs="FreeMono"/>
          <w:sz w:val="24"/>
          <w:szCs w:val="24"/>
        </w:rPr>
        <w: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if(!$connection)</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ab/>
      </w:r>
      <w:r>
        <w:rPr>
          <w:rFonts w:hint="eastAsia" w:ascii="FreeMono" w:hAnsi="FreeMono" w:eastAsia="FreeMono" w:cs="FreeMono"/>
          <w:sz w:val="24"/>
          <w:szCs w:val="24"/>
        </w:rPr>
        <w:t>die(mysqli_error()."database connection failed");</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mysqli_select_db($connection,'</w:t>
      </w:r>
      <w:r>
        <w:rPr>
          <w:rFonts w:hint="default" w:ascii="FreeMono" w:hAnsi="FreeMono" w:eastAsia="FreeMono" w:cs="FreeMono"/>
          <w:sz w:val="24"/>
          <w:szCs w:val="24"/>
        </w:rPr>
        <w:t>dbname</w:t>
      </w:r>
      <w:r>
        <w:rPr>
          <w:rFonts w:hint="eastAsia" w:ascii="FreeMono" w:hAnsi="FreeMono" w:eastAsia="FreeMono" w:cs="FreeMono"/>
          <w:sz w:val="24"/>
          <w:szCs w:val="24"/>
        </w:rPr>
        <w: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default" w:ascii="Kinnari" w:hAnsi="Kinnari" w:cs="Kinnari"/>
          <w:sz w:val="28"/>
          <w:szCs w:val="28"/>
          <w:u w:val="single"/>
        </w:rPr>
      </w:pPr>
      <w:r>
        <w:rPr>
          <w:rFonts w:hint="default" w:ascii="Kinnari" w:hAnsi="Kinnari" w:cs="Kinnari"/>
          <w:sz w:val="28"/>
          <w:szCs w:val="28"/>
          <w:u w:val="single"/>
        </w:rPr>
        <w:t>.htaccess</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&lt;IfModule mod_rewrite.c&gt;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RewriteEngine On</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RewriteCond %{REQUEST_FILENAME} !-f</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eastAsia" w:ascii="FreeMono" w:hAnsi="FreeMono" w:eastAsia="FreeMono" w:cs="FreeMono"/>
          <w:sz w:val="24"/>
          <w:szCs w:val="24"/>
        </w:rPr>
      </w:pPr>
      <w:r>
        <w:rPr>
          <w:rFonts w:hint="eastAsia" w:ascii="FreeMono" w:hAnsi="FreeMono" w:eastAsia="FreeMono" w:cs="FreeMono"/>
          <w:sz w:val="24"/>
          <w:szCs w:val="24"/>
        </w:rPr>
        <w:t>RewriteRule ^([^\.]+)$ $1.php [NC,L]</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0" w:lineRule="auto"/>
        <w:ind w:left="420" w:leftChars="0" w:right="384" w:rightChars="183" w:firstLine="0" w:firstLineChars="0"/>
        <w:jc w:val="both"/>
        <w:textAlignment w:val="auto"/>
        <w:outlineLvl w:val="9"/>
        <w:rPr>
          <w:rFonts w:hint="default" w:ascii="Kinnari" w:hAnsi="Kinnari" w:cs="Kinnari"/>
          <w:sz w:val="28"/>
          <w:szCs w:val="28"/>
        </w:rPr>
      </w:pPr>
      <w:r>
        <w:rPr>
          <w:rFonts w:hint="eastAsia" w:ascii="FreeMono" w:hAnsi="FreeMono" w:eastAsia="FreeMono" w:cs="FreeMono"/>
          <w:sz w:val="24"/>
          <w:szCs w:val="24"/>
        </w:rPr>
        <w:t>&lt;/IfModule&gt;</w:t>
      </w:r>
      <w:ins w:id="0" w:author="rg" w:date="2018-01-23T21:42:29Z">
        <w:r>
          <w:rPr>
            <w:rFonts w:hint="default" w:ascii="Kinnari" w:hAnsi="Kinnari" w:cs="Kinnari"/>
            <w:sz w:val="28"/>
            <w:szCs w:val="28"/>
          </w:rPr>
          <w:br w:type="page"/>
        </w:r>
      </w:ins>
    </w:p>
    <w:p>
      <w:pPr>
        <w:pStyle w:val="2"/>
        <w:jc w:val="center"/>
        <w:rPr>
          <w:rFonts w:hint="default" w:ascii="URW Chancery L" w:hAnsi="URW Chancery L" w:cs="URW Chancery L"/>
          <w:u w:val="double"/>
        </w:rPr>
      </w:pPr>
      <w:ins w:id="1" w:author="rg" w:date="2018-01-23T21:46:03Z">
        <w:bookmarkStart w:id="24" w:name="_Toc1006315684"/>
        <w:bookmarkStart w:id="25" w:name="_Toc2100466333"/>
        <w:bookmarkStart w:id="26" w:name="_Toc1370334539"/>
        <w:r>
          <w:rPr>
            <w:rFonts w:hint="default" w:ascii="Kinnari" w:hAnsi="Kinnari" w:cs="Kinnari"/>
            <w:sz w:val="28"/>
            <w:szCs w:val="28"/>
          </w:rPr>
          <w:drawing>
            <wp:anchor distT="0" distB="0" distL="114300" distR="114300" simplePos="0" relativeHeight="251699200" behindDoc="0" locked="0" layoutInCell="1" allowOverlap="1">
              <wp:simplePos x="0" y="0"/>
              <wp:positionH relativeFrom="column">
                <wp:posOffset>0</wp:posOffset>
              </wp:positionH>
              <wp:positionV relativeFrom="paragraph">
                <wp:posOffset>4903470</wp:posOffset>
              </wp:positionV>
              <wp:extent cx="6634480" cy="3730625"/>
              <wp:effectExtent l="0" t="0" r="13970" b="3175"/>
              <wp:wrapNone/>
              <wp:docPr id="2" name="Picture 2" descr="Screenshot from 2018-01-23 20-3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18-01-23 20-36-00"/>
                      <pic:cNvPicPr>
                        <a:picLocks noChangeAspect="1"/>
                      </pic:cNvPicPr>
                    </pic:nvPicPr>
                    <pic:blipFill>
                      <a:blip r:embed="rId14"/>
                      <a:stretch>
                        <a:fillRect/>
                      </a:stretch>
                    </pic:blipFill>
                    <pic:spPr>
                      <a:xfrm>
                        <a:off x="323850" y="2586355"/>
                        <a:ext cx="6634480" cy="3730625"/>
                      </a:xfrm>
                      <a:prstGeom prst="rect">
                        <a:avLst/>
                      </a:prstGeom>
                    </pic:spPr>
                  </pic:pic>
                </a:graphicData>
              </a:graphic>
            </wp:anchor>
          </w:drawing>
        </w:r>
      </w:ins>
      <w:r>
        <w:rPr>
          <w:rFonts w:hint="default" w:ascii="Kinnari" w:hAnsi="Kinnari" w:cs="Kinnari"/>
          <w:sz w:val="28"/>
          <w:szCs w:val="28"/>
        </w:rPr>
        <w:drawing>
          <wp:anchor distT="0" distB="0" distL="114300" distR="114300" simplePos="0" relativeHeight="251663360" behindDoc="0" locked="0" layoutInCell="1" allowOverlap="1">
            <wp:simplePos x="0" y="0"/>
            <wp:positionH relativeFrom="column">
              <wp:posOffset>4545965</wp:posOffset>
            </wp:positionH>
            <wp:positionV relativeFrom="paragraph">
              <wp:posOffset>746760</wp:posOffset>
            </wp:positionV>
            <wp:extent cx="2150745" cy="3599815"/>
            <wp:effectExtent l="0" t="0" r="1905" b="635"/>
            <wp:wrapNone/>
            <wp:docPr id="26" name="Picture 26" descr="lum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umia"/>
                    <pic:cNvPicPr>
                      <a:picLocks noChangeAspect="1"/>
                    </pic:cNvPicPr>
                  </pic:nvPicPr>
                  <pic:blipFill>
                    <a:blip r:embed="rId15"/>
                    <a:stretch>
                      <a:fillRect/>
                    </a:stretch>
                  </pic:blipFill>
                  <pic:spPr>
                    <a:xfrm>
                      <a:off x="3005455" y="8462010"/>
                      <a:ext cx="2150745" cy="3599815"/>
                    </a:xfrm>
                    <a:prstGeom prst="rect">
                      <a:avLst/>
                    </a:prstGeom>
                  </pic:spPr>
                </pic:pic>
              </a:graphicData>
            </a:graphic>
          </wp:anchor>
        </w:drawing>
      </w:r>
      <w:r>
        <w:rPr>
          <w:rFonts w:hint="default" w:ascii="Kinnari" w:hAnsi="Kinnari" w:cs="Kinnari"/>
          <w:sz w:val="28"/>
          <w:szCs w:val="28"/>
        </w:rPr>
        <w:drawing>
          <wp:anchor distT="0" distB="0" distL="114300" distR="114300" simplePos="0" relativeHeight="251661312" behindDoc="0" locked="0" layoutInCell="1" allowOverlap="1">
            <wp:simplePos x="0" y="0"/>
            <wp:positionH relativeFrom="column">
              <wp:posOffset>55880</wp:posOffset>
            </wp:positionH>
            <wp:positionV relativeFrom="paragraph">
              <wp:posOffset>774700</wp:posOffset>
            </wp:positionV>
            <wp:extent cx="2025015" cy="3599815"/>
            <wp:effectExtent l="0" t="0" r="13335" b="635"/>
            <wp:wrapNone/>
            <wp:docPr id="24" name="Picture 24" descr="ipho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phone6"/>
                    <pic:cNvPicPr>
                      <a:picLocks noChangeAspect="1"/>
                    </pic:cNvPicPr>
                  </pic:nvPicPr>
                  <pic:blipFill>
                    <a:blip r:embed="rId16"/>
                    <a:stretch>
                      <a:fillRect/>
                    </a:stretch>
                  </pic:blipFill>
                  <pic:spPr>
                    <a:xfrm>
                      <a:off x="1414145" y="726440"/>
                      <a:ext cx="2025015" cy="3599815"/>
                    </a:xfrm>
                    <a:prstGeom prst="rect">
                      <a:avLst/>
                    </a:prstGeom>
                  </pic:spPr>
                </pic:pic>
              </a:graphicData>
            </a:graphic>
          </wp:anchor>
        </w:drawing>
      </w:r>
      <w:r>
        <w:rPr>
          <w:rFonts w:hint="default" w:ascii="URW Chancery L" w:hAnsi="URW Chancery L" w:cs="URW Chancery L"/>
          <w:u w:val="double"/>
        </w:rPr>
        <w:t xml:space="preserve"> </w:t>
      </w:r>
      <w:r>
        <w:rPr>
          <w:rFonts w:hint="default" w:ascii="URW Chancery L" w:hAnsi="URW Chancery L" w:cs="URW Chancery L"/>
          <w:u w:val="double"/>
        </w:rPr>
        <w:t>4.Testing Samples</w:t>
      </w:r>
      <w:r>
        <w:rPr>
          <w:rFonts w:hint="default" w:ascii="Kinnari" w:hAnsi="Kinnari" w:cs="Kinnari"/>
          <w:sz w:val="28"/>
          <w:szCs w:val="28"/>
        </w:rPr>
        <w:drawing>
          <wp:anchor distT="0" distB="0" distL="114300" distR="114300" simplePos="0" relativeHeight="251662336" behindDoc="0" locked="0" layoutInCell="1" allowOverlap="1">
            <wp:simplePos x="0" y="0"/>
            <wp:positionH relativeFrom="column">
              <wp:posOffset>2369820</wp:posOffset>
            </wp:positionH>
            <wp:positionV relativeFrom="paragraph">
              <wp:posOffset>774700</wp:posOffset>
            </wp:positionV>
            <wp:extent cx="1906270" cy="3599815"/>
            <wp:effectExtent l="0" t="0" r="17780" b="635"/>
            <wp:wrapNone/>
            <wp:docPr id="25" name="Picture 25" descr="iphone 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phone se"/>
                    <pic:cNvPicPr>
                      <a:picLocks noChangeAspect="1"/>
                    </pic:cNvPicPr>
                  </pic:nvPicPr>
                  <pic:blipFill>
                    <a:blip r:embed="rId17"/>
                    <a:stretch>
                      <a:fillRect/>
                    </a:stretch>
                  </pic:blipFill>
                  <pic:spPr>
                    <a:xfrm>
                      <a:off x="1414145" y="8293735"/>
                      <a:ext cx="1906270" cy="3599815"/>
                    </a:xfrm>
                    <a:prstGeom prst="rect">
                      <a:avLst/>
                    </a:prstGeom>
                  </pic:spPr>
                </pic:pic>
              </a:graphicData>
            </a:graphic>
          </wp:anchor>
        </w:drawing>
      </w:r>
      <w:bookmarkEnd w:id="24"/>
      <w:bookmarkEnd w:id="25"/>
      <w:bookmarkEnd w:id="26"/>
      <w:r>
        <w:rPr>
          <w:rFonts w:hint="default" w:ascii="URW Chancery L" w:hAnsi="URW Chancery L" w:cs="URW Chancery L"/>
          <w:u w:val="double"/>
        </w:rPr>
        <w:t xml:space="preserve"> </w:t>
      </w:r>
    </w:p>
    <w:p>
      <w:pPr>
        <w:numPr>
          <w:ilvl w:val="0"/>
          <w:numId w:val="0"/>
        </w:numPr>
        <w:tabs>
          <w:tab w:val="clear" w:pos="420"/>
          <w:tab w:val="clear" w:pos="425"/>
        </w:tabs>
        <w:ind w:right="384" w:rightChars="183"/>
        <w:jc w:val="both"/>
        <w:rPr>
          <w:ins w:id="3" w:author="rg" w:date="2018-01-23T21:43:56Z"/>
          <w:rFonts w:hint="default" w:ascii="Kinnari" w:hAnsi="Kinnari" w:cs="Kinnari"/>
          <w:sz w:val="28"/>
          <w:szCs w:val="28"/>
        </w:rPr>
        <w:sectPr>
          <w:pgSz w:w="11906" w:h="16838"/>
          <w:pgMar w:top="720" w:right="720" w:bottom="720" w:left="720" w:header="851" w:footer="992" w:gutter="0"/>
          <w:pgBorders>
            <w:top w:val="thinThickThinLargeGap" w:color="auto" w:sz="24" w:space="1"/>
            <w:left w:val="thinThickThinLargeGap" w:color="auto" w:sz="24" w:space="4"/>
            <w:bottom w:val="thinThickThinLargeGap" w:color="auto" w:sz="24" w:space="1"/>
            <w:right w:val="thinThickThinLargeGap" w:color="auto" w:sz="24" w:space="4"/>
          </w:pgBorders>
          <w:cols w:space="425" w:num="1"/>
          <w:titlePg/>
          <w:docGrid w:type="lines" w:linePitch="312" w:charSpace="0"/>
        </w:sectPr>
      </w:pPr>
    </w:p>
    <w:p>
      <w:pPr>
        <w:numPr>
          <w:ilvl w:val="0"/>
          <w:numId w:val="0"/>
        </w:numPr>
        <w:tabs>
          <w:tab w:val="clear" w:pos="420"/>
          <w:tab w:val="clear" w:pos="425"/>
        </w:tabs>
        <w:ind w:right="384" w:rightChars="183"/>
        <w:jc w:val="both"/>
        <w:rPr>
          <w:ins w:id="4" w:author="rg" w:date="2018-01-23T21:43:56Z"/>
          <w:rFonts w:hint="default" w:ascii="Kinnari" w:hAnsi="Kinnari" w:cs="Kinnari"/>
          <w:sz w:val="28"/>
          <w:szCs w:val="28"/>
        </w:rPr>
        <w:sectPr>
          <w:pgSz w:w="11906" w:h="16838"/>
          <w:pgMar w:top="720" w:right="720" w:bottom="720" w:left="720" w:header="851" w:footer="992" w:gutter="0"/>
          <w:pgBorders>
            <w:top w:val="thinThickThinLargeGap" w:color="auto" w:sz="24" w:space="1"/>
            <w:left w:val="thinThickThinLargeGap" w:color="auto" w:sz="24" w:space="4"/>
            <w:bottom w:val="thinThickThinLargeGap" w:color="auto" w:sz="24" w:space="1"/>
            <w:right w:val="thinThickThinLargeGap" w:color="auto" w:sz="24" w:space="4"/>
          </w:pgBorders>
          <w:cols w:space="425" w:num="1"/>
          <w:titlePg/>
          <w:docGrid w:type="lines" w:linePitch="312" w:charSpace="0"/>
        </w:sectPr>
      </w:pPr>
      <w:r>
        <w:rPr>
          <w:rFonts w:hint="default" w:ascii="Kinnari" w:hAnsi="Kinnari" w:cs="Kinnari"/>
          <w:sz w:val="28"/>
          <w:szCs w:val="28"/>
        </w:rPr>
        <w:drawing>
          <wp:anchor distT="0" distB="0" distL="114300" distR="114300" simplePos="0" relativeHeight="251675648" behindDoc="0" locked="0" layoutInCell="1" allowOverlap="1">
            <wp:simplePos x="0" y="0"/>
            <wp:positionH relativeFrom="column">
              <wp:posOffset>-28575</wp:posOffset>
            </wp:positionH>
            <wp:positionV relativeFrom="paragraph">
              <wp:posOffset>4791075</wp:posOffset>
            </wp:positionV>
            <wp:extent cx="6634480" cy="3730625"/>
            <wp:effectExtent l="0" t="0" r="13970" b="3175"/>
            <wp:wrapNone/>
            <wp:docPr id="29" name="Picture 29" descr="Screenshot from 2018-01-23 20-3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from 2018-01-23 20-37-34"/>
                    <pic:cNvPicPr>
                      <a:picLocks noChangeAspect="1"/>
                    </pic:cNvPicPr>
                  </pic:nvPicPr>
                  <pic:blipFill>
                    <a:blip r:embed="rId18"/>
                    <a:stretch>
                      <a:fillRect/>
                    </a:stretch>
                  </pic:blipFill>
                  <pic:spPr>
                    <a:xfrm>
                      <a:off x="0" y="0"/>
                      <a:ext cx="6634480" cy="3730625"/>
                    </a:xfrm>
                    <a:prstGeom prst="rect">
                      <a:avLst/>
                    </a:prstGeom>
                  </pic:spPr>
                </pic:pic>
              </a:graphicData>
            </a:graphic>
          </wp:anchor>
        </w:drawing>
      </w:r>
      <w:r>
        <w:rPr>
          <w:rFonts w:hint="default" w:ascii="Kinnari" w:hAnsi="Kinnari" w:cs="Kinnari"/>
          <w:sz w:val="28"/>
          <w:szCs w:val="28"/>
        </w:rPr>
        <w:drawing>
          <wp:anchor distT="0" distB="0" distL="114300" distR="114300" simplePos="0" relativeHeight="251674624" behindDoc="0" locked="0" layoutInCell="1" allowOverlap="1">
            <wp:simplePos x="0" y="0"/>
            <wp:positionH relativeFrom="column">
              <wp:posOffset>-9525</wp:posOffset>
            </wp:positionH>
            <wp:positionV relativeFrom="paragraph">
              <wp:posOffset>631190</wp:posOffset>
            </wp:positionV>
            <wp:extent cx="6634480" cy="3730625"/>
            <wp:effectExtent l="0" t="0" r="13970" b="3175"/>
            <wp:wrapNone/>
            <wp:docPr id="30" name="Picture 30" descr="Screenshot from 2018-01-23 20-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from 2018-01-23 20-41-11"/>
                    <pic:cNvPicPr>
                      <a:picLocks noChangeAspect="1"/>
                    </pic:cNvPicPr>
                  </pic:nvPicPr>
                  <pic:blipFill>
                    <a:blip r:embed="rId19"/>
                    <a:stretch>
                      <a:fillRect/>
                    </a:stretch>
                  </pic:blipFill>
                  <pic:spPr>
                    <a:xfrm>
                      <a:off x="0" y="0"/>
                      <a:ext cx="6634480" cy="3730625"/>
                    </a:xfrm>
                    <a:prstGeom prst="rect">
                      <a:avLst/>
                    </a:prstGeom>
                  </pic:spPr>
                </pic:pic>
              </a:graphicData>
            </a:graphic>
          </wp:anchor>
        </w:drawing>
      </w:r>
    </w:p>
    <w:p>
      <w:pPr>
        <w:numPr>
          <w:ilvl w:val="0"/>
          <w:numId w:val="0"/>
        </w:numPr>
        <w:tabs>
          <w:tab w:val="clear" w:pos="420"/>
          <w:tab w:val="clear" w:pos="425"/>
        </w:tabs>
        <w:ind w:right="384" w:rightChars="183"/>
        <w:jc w:val="center"/>
        <w:rPr>
          <w:rFonts w:hint="default" w:ascii="URW Chancery L" w:hAnsi="URW Chancery L" w:cs="URW Chancery L"/>
          <w:b/>
          <w:bCs/>
          <w:sz w:val="44"/>
          <w:szCs w:val="44"/>
          <w:u w:val="double"/>
        </w:rPr>
      </w:pPr>
      <w:r>
        <w:rPr>
          <w:rFonts w:hint="default" w:ascii="URW Chancery L" w:hAnsi="URW Chancery L" w:cs="URW Chancery L"/>
          <w:b/>
          <w:bCs/>
          <w:sz w:val="44"/>
          <w:szCs w:val="44"/>
          <w:u w:val="double"/>
        </w:rPr>
        <w:t xml:space="preserve"> 5</w:t>
      </w:r>
      <w:r>
        <w:rPr>
          <w:rFonts w:hint="default" w:ascii="URW Chancery L" w:hAnsi="URW Chancery L" w:cs="URW Chancery L"/>
          <w:b/>
          <w:bCs/>
          <w:sz w:val="44"/>
          <w:szCs w:val="44"/>
          <w:u w:val="double"/>
        </w:rPr>
        <w:t>.</w:t>
      </w:r>
      <w:r>
        <w:rPr>
          <w:rFonts w:hint="default" w:ascii="URW Chancery L" w:hAnsi="URW Chancery L" w:cs="URW Chancery L"/>
          <w:b/>
          <w:bCs/>
          <w:sz w:val="44"/>
          <w:szCs w:val="44"/>
          <w:u w:val="double"/>
        </w:rPr>
        <w:t xml:space="preserve">Bibliography </w:t>
      </w:r>
    </w:p>
    <w:p>
      <w:pPr>
        <w:numPr>
          <w:ilvl w:val="0"/>
          <w:numId w:val="0"/>
        </w:numPr>
        <w:tabs>
          <w:tab w:val="clear" w:pos="420"/>
          <w:tab w:val="clear" w:pos="425"/>
        </w:tabs>
        <w:ind w:right="384" w:rightChars="183"/>
        <w:jc w:val="center"/>
        <w:rPr>
          <w:rFonts w:hint="default" w:ascii="URW Chancery L" w:hAnsi="URW Chancery L" w:cs="URW Chancery L"/>
          <w:b/>
          <w:bCs/>
          <w:sz w:val="44"/>
          <w:szCs w:val="44"/>
          <w:u w:val="double"/>
        </w:rPr>
      </w:pPr>
    </w:p>
    <w:p>
      <w:pPr>
        <w:widowControl w:val="0"/>
        <w:numPr>
          <w:numId w:val="0"/>
        </w:numPr>
        <w:ind w:right="384" w:rightChars="183"/>
        <w:jc w:val="left"/>
        <w:rPr>
          <w:rFonts w:hint="default" w:ascii="URW Chancery L" w:hAnsi="URW Chancery L" w:cs="URW Chancery L"/>
          <w:b w:val="0"/>
          <w:bCs w:val="0"/>
          <w:sz w:val="44"/>
          <w:szCs w:val="44"/>
        </w:rPr>
      </w:pPr>
      <w:r>
        <w:rPr>
          <w:rFonts w:hint="default" w:ascii="URW Chancery L" w:hAnsi="URW Chancery L" w:cs="URW Chancery L"/>
          <w:b w:val="0"/>
          <w:bCs w:val="0"/>
          <w:sz w:val="44"/>
          <w:szCs w:val="44"/>
        </w:rPr>
        <w:t>Reference</w:t>
      </w:r>
    </w:p>
    <w:p>
      <w:pPr>
        <w:widowControl w:val="0"/>
        <w:numPr>
          <w:ilvl w:val="0"/>
          <w:numId w:val="13"/>
        </w:numPr>
        <w:ind w:left="1260" w:leftChars="0" w:right="384" w:rightChars="183" w:hanging="420" w:firstLineChars="0"/>
        <w:jc w:val="left"/>
        <w:rPr>
          <w:rFonts w:hint="default" w:ascii="Kinnari" w:hAnsi="Kinnari" w:cs="Kinnari"/>
          <w:b w:val="0"/>
          <w:bCs w:val="0"/>
          <w:sz w:val="44"/>
          <w:szCs w:val="44"/>
        </w:rPr>
      </w:pPr>
      <w:r>
        <w:rPr>
          <w:rFonts w:hint="default" w:ascii="Kinnari" w:hAnsi="Kinnari" w:cs="Kinnari"/>
          <w:b w:val="0"/>
          <w:bCs w:val="0"/>
          <w:sz w:val="44"/>
          <w:szCs w:val="44"/>
        </w:rPr>
        <w:t>www.w3schools.com</w:t>
      </w:r>
    </w:p>
    <w:p>
      <w:pPr>
        <w:widowControl w:val="0"/>
        <w:numPr>
          <w:ilvl w:val="0"/>
          <w:numId w:val="13"/>
        </w:numPr>
        <w:ind w:left="1260" w:leftChars="0" w:right="384" w:rightChars="183" w:hanging="420" w:firstLineChars="0"/>
        <w:jc w:val="left"/>
        <w:rPr>
          <w:rFonts w:hint="default" w:ascii="Kinnari" w:hAnsi="Kinnari" w:cs="Kinnari"/>
          <w:b w:val="0"/>
          <w:bCs w:val="0"/>
          <w:sz w:val="44"/>
          <w:szCs w:val="44"/>
        </w:rPr>
      </w:pPr>
      <w:r>
        <w:rPr>
          <w:rFonts w:hint="default" w:ascii="Kinnari" w:hAnsi="Kinnari" w:cs="Kinnari"/>
          <w:b w:val="0"/>
          <w:bCs w:val="0"/>
          <w:sz w:val="44"/>
          <w:szCs w:val="44"/>
        </w:rPr>
        <w:t>www.tutorialsPoint.com</w:t>
      </w:r>
    </w:p>
    <w:p>
      <w:pPr>
        <w:widowControl w:val="0"/>
        <w:numPr>
          <w:ilvl w:val="0"/>
          <w:numId w:val="13"/>
        </w:numPr>
        <w:ind w:left="1260" w:leftChars="0" w:right="384" w:rightChars="183" w:hanging="420" w:firstLineChars="0"/>
        <w:jc w:val="left"/>
        <w:rPr>
          <w:rFonts w:hint="default" w:ascii="Kinnari" w:hAnsi="Kinnari" w:cs="Kinnari"/>
          <w:b w:val="0"/>
          <w:bCs w:val="0"/>
          <w:sz w:val="44"/>
          <w:szCs w:val="44"/>
        </w:rPr>
      </w:pPr>
      <w:r>
        <w:rPr>
          <w:rFonts w:hint="default" w:ascii="Kinnari" w:hAnsi="Kinnari" w:cs="Kinnari"/>
          <w:b w:val="0"/>
          <w:bCs w:val="0"/>
          <w:sz w:val="44"/>
          <w:szCs w:val="44"/>
        </w:rPr>
        <w:t>www.stackoverflow.com</w:t>
      </w:r>
    </w:p>
    <w:p>
      <w:pPr>
        <w:widowControl w:val="0"/>
        <w:numPr>
          <w:ilvl w:val="0"/>
          <w:numId w:val="13"/>
        </w:numPr>
        <w:ind w:left="1260" w:leftChars="0" w:right="384" w:rightChars="183" w:hanging="420" w:firstLineChars="0"/>
        <w:jc w:val="left"/>
        <w:rPr>
          <w:rFonts w:hint="default" w:ascii="Kinnari" w:hAnsi="Kinnari" w:cs="Kinnari"/>
          <w:b w:val="0"/>
          <w:bCs w:val="0"/>
          <w:sz w:val="44"/>
          <w:szCs w:val="44"/>
        </w:rPr>
      </w:pPr>
      <w:r>
        <w:rPr>
          <w:rFonts w:hint="default" w:ascii="Kinnari" w:hAnsi="Kinnari" w:cs="Kinnari"/>
          <w:b w:val="0"/>
          <w:bCs w:val="0"/>
          <w:sz w:val="44"/>
          <w:szCs w:val="44"/>
        </w:rPr>
        <w:t>http://httpd.apache.org/docs/current/mod/mod_rewrite.html</w:t>
      </w:r>
    </w:p>
    <w:sectPr>
      <w:pgSz w:w="11906" w:h="16838"/>
      <w:pgMar w:top="720" w:right="720" w:bottom="720" w:left="720" w:header="851" w:footer="992" w:gutter="0"/>
      <w:pgBorders>
        <w:top w:val="thinThickThinLargeGap" w:color="auto" w:sz="24" w:space="1"/>
        <w:left w:val="thinThickThinLargeGap" w:color="auto" w:sz="24" w:space="4"/>
        <w:bottom w:val="thinThickThinLargeGap" w:color="auto" w:sz="24" w:space="1"/>
        <w:right w:val="thinThickThinLargeGap" w:color="auto" w:sz="24" w:space="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Monospace"/>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Noto Sans CJK JP"/>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Monospace"/>
    <w:panose1 w:val="00000000000000000000"/>
    <w:charset w:val="86"/>
    <w:family w:val="auto"/>
    <w:pitch w:val="default"/>
    <w:sig w:usb0="00000000" w:usb1="00000000" w:usb2="00000000" w:usb3="00000000" w:csb0="00000000" w:csb1="00000000"/>
  </w:font>
  <w:font w:name="Monospace">
    <w:altName w:val="Monospace"/>
    <w:panose1 w:val="020B0609030804020204"/>
    <w:charset w:val="00"/>
    <w:family w:val="auto"/>
    <w:pitch w:val="default"/>
    <w:sig w:usb0="00000000" w:usb1="00000000" w:usb2="00000000" w:usb3="00000000" w:csb0="001D016D" w:csb1="00000000"/>
  </w:font>
  <w:font w:name="DejaVu Sans">
    <w:panose1 w:val="020B0603030804020204"/>
    <w:charset w:val="00"/>
    <w:family w:val="auto"/>
    <w:pitch w:val="default"/>
    <w:sig w:usb0="E7006EFF" w:usb1="D200FDFF" w:usb2="0A246029" w:usb3="0400200C" w:csb0="600001FF" w:csb1="DFFF0000"/>
  </w:font>
  <w:font w:name="Kinnari">
    <w:panose1 w:val="00000000000000000000"/>
    <w:charset w:val="00"/>
    <w:family w:val="auto"/>
    <w:pitch w:val="default"/>
    <w:sig w:usb0="8100006F" w:usb1="5000200A" w:usb2="00000000" w:usb3="00000000" w:csb0="00010001" w:csb1="00000000"/>
  </w:font>
  <w:font w:name="FreeSerif">
    <w:panose1 w:val="02020603050405020304"/>
    <w:charset w:val="00"/>
    <w:family w:val="auto"/>
    <w:pitch w:val="default"/>
    <w:sig w:usb0="E59FAFFF" w:usb1="C200FDFF" w:usb2="43501B29" w:usb3="04000043" w:csb0="600101FF" w:csb1="FFFF0000"/>
  </w:font>
  <w:font w:name="Noto Sans CJK JP">
    <w:panose1 w:val="020B0600000000000000"/>
    <w:charset w:val="86"/>
    <w:family w:val="auto"/>
    <w:pitch w:val="default"/>
    <w:sig w:usb0="30000003" w:usb1="2BDF3C10" w:usb2="00000016" w:usb3="00000000" w:csb0="602E0107" w:csb1="00000000"/>
  </w:font>
  <w:font w:name="Abyssinica SIL">
    <w:panose1 w:val="02000603020000020004"/>
    <w:charset w:val="00"/>
    <w:family w:val="auto"/>
    <w:pitch w:val="default"/>
    <w:sig w:usb0="800000EF" w:usb1="5000A04B" w:usb2="00000828" w:usb3="00000000" w:csb0="20000001" w:csb1="00000000"/>
  </w:font>
  <w:font w:name="URW Chancery L">
    <w:altName w:val="Abyssinica SIL"/>
    <w:panose1 w:val="00000000000000000000"/>
    <w:charset w:val="00"/>
    <w:family w:val="auto"/>
    <w:pitch w:val="default"/>
    <w:sig w:usb0="00000000" w:usb1="00000000" w:usb2="00000000" w:usb3="00000000" w:csb0="00000000" w:csb1="00000000"/>
  </w:font>
  <w:font w:name="DejaVa Sans">
    <w:altName w:val="Abyssinica SIL"/>
    <w:panose1 w:val="00000000000000000000"/>
    <w:charset w:val="00"/>
    <w:family w:val="auto"/>
    <w:pitch w:val="default"/>
    <w:sig w:usb0="00000000" w:usb1="00000000" w:usb2="00000000" w:usb3="00000000" w:csb0="00000000" w:csb1="00000000"/>
  </w:font>
  <w:font w:name="sans-serif">
    <w:altName w:val="Abyssinica SIL"/>
    <w:panose1 w:val="00000000000000000000"/>
    <w:charset w:val="00"/>
    <w:family w:val="auto"/>
    <w:pitch w:val="default"/>
    <w:sig w:usb0="00000000" w:usb1="00000000" w:usb2="00000000" w:usb3="00000000" w:csb0="00000000" w:csb1="00000000"/>
  </w:font>
  <w:font w:name="Symbol">
    <w:altName w:val="Abyssinica SIL"/>
    <w:panose1 w:val="00000000000000000000"/>
    <w:charset w:val="00"/>
    <w:family w:val="auto"/>
    <w:pitch w:val="default"/>
    <w:sig w:usb0="00000000" w:usb1="00000000" w:usb2="00000000" w:usb3="00000000" w:csb0="00000000" w:csb1="00000000"/>
  </w:font>
  <w:font w:name="FreeMono">
    <w:panose1 w:val="020F0409020205020404"/>
    <w:charset w:val="00"/>
    <w:family w:val="auto"/>
    <w:pitch w:val="default"/>
    <w:sig w:usb0="E4002EFF" w:usb1="C2007FFF" w:usb2="00249028" w:usb3="00100000" w:csb0="600001FF" w:csb1="FFFF0000"/>
  </w:font>
  <w:font w:name="Monospace">
    <w:panose1 w:val="020B0609030804020204"/>
    <w:charset w:val="00"/>
    <w:family w:val="auto"/>
    <w:pitch w:val="default"/>
    <w:sig w:usb0="00000000" w:usb1="00000000" w:usb2="00000000" w:usb3="00000000" w:csb0="001D016D" w:csb1="00000000"/>
  </w:font>
  <w:font w:name="Monospace">
    <w:panose1 w:val="020B0609030804020204"/>
    <w:charset w:val="00"/>
    <w:family w:val="auto"/>
    <w:pitch w:val="default"/>
    <w:sig w:usb0="00000000" w:usb1="00000000" w:usb2="00000000" w:usb3="00000000" w:csb0="001D016D" w:csb1="00000000"/>
  </w:font>
  <w:font w:name="Monospace">
    <w:panose1 w:val="020B0609030804020204"/>
    <w:charset w:val="00"/>
    <w:family w:val="auto"/>
    <w:pitch w:val="default"/>
    <w:sig w:usb0="00000000" w:usb1="00000000" w:usb2="00000000" w:usb3="00000000" w:csb0="001D016D"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w:drawing>
        <wp:anchor distT="0" distB="0" distL="114300" distR="114300" simplePos="0" relativeHeight="251658240" behindDoc="1" locked="0" layoutInCell="1" allowOverlap="1">
          <wp:simplePos x="0" y="0"/>
          <wp:positionH relativeFrom="margin">
            <wp:align>center</wp:align>
          </wp:positionH>
          <wp:positionV relativeFrom="margin">
            <wp:align>center</wp:align>
          </wp:positionV>
          <wp:extent cx="4895850" cy="4876800"/>
          <wp:effectExtent l="0" t="0" r="0" b="0"/>
          <wp:wrapNone/>
          <wp:docPr id="1" name="WordPictureWatermark146410795" descr="lo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PictureWatermark146410795" descr="log3"/>
                  <pic:cNvPicPr>
                    <a:picLocks noChangeAspect="1"/>
                  </pic:cNvPicPr>
                </pic:nvPicPr>
                <pic:blipFill>
                  <a:blip r:embed="rId1">
                    <a:lum bright="69998" contrast="-70001"/>
                  </a:blip>
                  <a:stretch>
                    <a:fillRect/>
                  </a:stretch>
                </pic:blipFill>
                <pic:spPr>
                  <a:xfrm>
                    <a:off x="0" y="0"/>
                    <a:ext cx="4895850" cy="4876800"/>
                  </a:xfrm>
                  <a:prstGeom prst="rect">
                    <a:avLst/>
                  </a:prstGeom>
                  <a:noFill/>
                  <a:ln w="9525">
                    <a:noFill/>
                    <a:miter/>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w:drawing>
        <wp:anchor distT="0" distB="0" distL="114300" distR="114300" simplePos="0" relativeHeight="251659264" behindDoc="1" locked="0" layoutInCell="1" allowOverlap="1">
          <wp:simplePos x="0" y="0"/>
          <wp:positionH relativeFrom="margin">
            <wp:align>center</wp:align>
          </wp:positionH>
          <wp:positionV relativeFrom="margin">
            <wp:align>center</wp:align>
          </wp:positionV>
          <wp:extent cx="4895850" cy="4876800"/>
          <wp:effectExtent l="0" t="0" r="0" b="0"/>
          <wp:wrapNone/>
          <wp:docPr id="7" name="WordPictureWatermark146410795" descr="lo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dPictureWatermark146410795" descr="log3"/>
                  <pic:cNvPicPr>
                    <a:picLocks noChangeAspect="1"/>
                  </pic:cNvPicPr>
                </pic:nvPicPr>
                <pic:blipFill>
                  <a:blip r:embed="rId1">
                    <a:lum bright="69998" contrast="-70001"/>
                  </a:blip>
                  <a:stretch>
                    <a:fillRect/>
                  </a:stretch>
                </pic:blipFill>
                <pic:spPr>
                  <a:xfrm>
                    <a:off x="0" y="0"/>
                    <a:ext cx="4895850" cy="4876800"/>
                  </a:xfrm>
                  <a:prstGeom prst="rect">
                    <a:avLst/>
                  </a:prstGeom>
                  <a:noFill/>
                  <a:ln w="9525">
                    <a:noFill/>
                    <a:miter/>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16703753">
    <w:nsid w:val="5A671009"/>
    <w:multiLevelType w:val="singleLevel"/>
    <w:tmpl w:val="5A671009"/>
    <w:lvl w:ilvl="0" w:tentative="1">
      <w:start w:val="1"/>
      <w:numFmt w:val="lowerRoman"/>
      <w:lvlText w:val="%1."/>
      <w:lvlJc w:val="left"/>
      <w:pPr>
        <w:tabs>
          <w:tab w:val="left" w:pos="425"/>
        </w:tabs>
        <w:ind w:left="425" w:leftChars="0" w:hanging="425" w:firstLineChars="0"/>
      </w:pPr>
      <w:rPr>
        <w:rFonts w:hint="default"/>
      </w:rPr>
    </w:lvl>
  </w:abstractNum>
  <w:abstractNum w:abstractNumId="1516707223">
    <w:nsid w:val="5A671D97"/>
    <w:multiLevelType w:val="multilevel"/>
    <w:tmpl w:val="5A671D97"/>
    <w:lvl w:ilvl="0" w:tentative="1">
      <w:start w:val="2"/>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16708071">
    <w:nsid w:val="5A6720E7"/>
    <w:multiLevelType w:val="multilevel"/>
    <w:tmpl w:val="5A6720E7"/>
    <w:lvl w:ilvl="0" w:tentative="1">
      <w:start w:val="3"/>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16729914">
    <w:nsid w:val="5A67763A"/>
    <w:multiLevelType w:val="singleLevel"/>
    <w:tmpl w:val="5A67763A"/>
    <w:lvl w:ilvl="0" w:tentative="1">
      <w:start w:val="4"/>
      <w:numFmt w:val="decimal"/>
      <w:suff w:val="space"/>
      <w:lvlText w:val="%1."/>
      <w:lvlJc w:val="left"/>
    </w:lvl>
  </w:abstractNum>
  <w:abstractNum w:abstractNumId="1516706423">
    <w:nsid w:val="5A671A77"/>
    <w:multiLevelType w:val="multilevel"/>
    <w:tmpl w:val="5A671A77"/>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16706531">
    <w:nsid w:val="5A671AE3"/>
    <w:multiLevelType w:val="singleLevel"/>
    <w:tmpl w:val="5A671AE3"/>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16731156">
    <w:nsid w:val="5A677B14"/>
    <w:multiLevelType w:val="singleLevel"/>
    <w:tmpl w:val="5A677B14"/>
    <w:lvl w:ilvl="0" w:tentative="1">
      <w:start w:val="1"/>
      <w:numFmt w:val="bullet"/>
      <w:lvlText w:val=""/>
      <w:lvlJc w:val="left"/>
      <w:pPr>
        <w:tabs>
          <w:tab w:val="left" w:pos="420"/>
        </w:tabs>
        <w:ind w:left="420" w:leftChars="0" w:hanging="420" w:firstLineChars="0"/>
      </w:pPr>
      <w:rPr>
        <w:rFonts w:hint="default" w:ascii="Wingdings" w:hAnsi="Wingdings"/>
        <w:sz w:val="13"/>
      </w:rPr>
    </w:lvl>
  </w:abstractNum>
  <w:abstractNum w:abstractNumId="1516732811">
    <w:nsid w:val="5A67818B"/>
    <w:multiLevelType w:val="multilevel"/>
    <w:tmpl w:val="5A67818B"/>
    <w:lvl w:ilvl="0" w:tentative="1">
      <w:start w:val="6"/>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16734104">
    <w:nsid w:val="5A678698"/>
    <w:multiLevelType w:val="singleLevel"/>
    <w:tmpl w:val="5A678698"/>
    <w:lvl w:ilvl="0" w:tentative="1">
      <w:start w:val="6"/>
      <w:numFmt w:val="decimal"/>
      <w:suff w:val="space"/>
      <w:lvlText w:val="%1."/>
      <w:lvlJc w:val="left"/>
    </w:lvl>
  </w:abstractNum>
  <w:abstractNum w:abstractNumId="1516760866">
    <w:nsid w:val="5A67EF22"/>
    <w:multiLevelType w:val="singleLevel"/>
    <w:tmpl w:val="5A67EF22"/>
    <w:lvl w:ilvl="0" w:tentative="1">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1516764141">
    <w:nsid w:val="5A67FBED"/>
    <w:multiLevelType w:val="singleLevel"/>
    <w:tmpl w:val="5A67FBED"/>
    <w:lvl w:ilvl="0" w:tentative="1">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1516760639">
    <w:nsid w:val="5A67EE3F"/>
    <w:multiLevelType w:val="singleLevel"/>
    <w:tmpl w:val="5A67EE3F"/>
    <w:lvl w:ilvl="0" w:tentative="1">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1516760725">
    <w:nsid w:val="5A67EE95"/>
    <w:multiLevelType w:val="singleLevel"/>
    <w:tmpl w:val="5A67EE95"/>
    <w:lvl w:ilvl="0" w:tentative="1">
      <w:start w:val="1"/>
      <w:numFmt w:val="bullet"/>
      <w:lvlText w:val=""/>
      <w:lvlJc w:val="left"/>
      <w:pPr>
        <w:tabs>
          <w:tab w:val="left" w:pos="420"/>
        </w:tabs>
        <w:ind w:left="420" w:leftChars="0" w:hanging="420" w:firstLineChars="0"/>
      </w:pPr>
      <w:rPr>
        <w:rFonts w:hint="default" w:ascii="Wingdings" w:hAnsi="Wingdings"/>
        <w:sz w:val="16"/>
      </w:rPr>
    </w:lvl>
  </w:abstractNum>
  <w:num w:numId="1">
    <w:abstractNumId w:val="1516703753"/>
  </w:num>
  <w:num w:numId="2">
    <w:abstractNumId w:val="1516706423"/>
  </w:num>
  <w:num w:numId="3">
    <w:abstractNumId w:val="1516706531"/>
  </w:num>
  <w:num w:numId="4">
    <w:abstractNumId w:val="1516707223"/>
  </w:num>
  <w:num w:numId="5">
    <w:abstractNumId w:val="1516760866"/>
  </w:num>
  <w:num w:numId="6">
    <w:abstractNumId w:val="1516708071"/>
  </w:num>
  <w:num w:numId="7">
    <w:abstractNumId w:val="1516760725"/>
  </w:num>
  <w:num w:numId="8">
    <w:abstractNumId w:val="1516760639"/>
  </w:num>
  <w:num w:numId="9">
    <w:abstractNumId w:val="1516729914"/>
  </w:num>
  <w:num w:numId="10">
    <w:abstractNumId w:val="1516731156"/>
  </w:num>
  <w:num w:numId="11">
    <w:abstractNumId w:val="1516732811"/>
  </w:num>
  <w:num w:numId="12">
    <w:abstractNumId w:val="1516734104"/>
  </w:num>
  <w:num w:numId="13">
    <w:abstractNumId w:val="15167641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EB3C4CC"/>
    <w:rsid w:val="3DED5EB8"/>
    <w:rsid w:val="5DFF6B2F"/>
    <w:rsid w:val="67FD4328"/>
    <w:rsid w:val="6FCDFA2A"/>
    <w:rsid w:val="74FE8F03"/>
    <w:rsid w:val="7F7FC2C5"/>
    <w:rsid w:val="7FBC9216"/>
    <w:rsid w:val="B7F6DA24"/>
    <w:rsid w:val="BAF3B1DB"/>
    <w:rsid w:val="BF7FCF03"/>
    <w:rsid w:val="DDDF5E26"/>
    <w:rsid w:val="DDF6D815"/>
    <w:rsid w:val="DEAF52C7"/>
    <w:rsid w:val="DEB3C4CC"/>
    <w:rsid w:val="F77FBA62"/>
    <w:rsid w:val="FDEF579A"/>
    <w:rsid w:val="FECF8EF4"/>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17">
    <w:name w:val="Default Paragraph Font"/>
    <w:semiHidden/>
    <w:uiPriority w:val="0"/>
  </w:style>
  <w:style w:type="table" w:default="1" w:styleId="23">
    <w:name w:val="Normal Table"/>
    <w:semiHidden/>
    <w:uiPriority w:val="0"/>
    <w:tblPr>
      <w:tblLayout w:type="fixed"/>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
    <w:name w:val="toc 1"/>
    <w:basedOn w:val="1"/>
    <w:next w:val="1"/>
    <w:uiPriority w:val="0"/>
  </w:style>
  <w:style w:type="paragraph" w:styleId="9">
    <w:name w:val="toc 2"/>
    <w:basedOn w:val="1"/>
    <w:next w:val="1"/>
    <w:uiPriority w:val="0"/>
    <w:pPr>
      <w:ind w:left="420" w:leftChars="200"/>
    </w:pPr>
  </w:style>
  <w:style w:type="paragraph" w:styleId="10">
    <w:name w:val="toc 3"/>
    <w:basedOn w:val="1"/>
    <w:next w:val="1"/>
    <w:uiPriority w:val="0"/>
    <w:pPr>
      <w:ind w:left="840" w:leftChars="400"/>
    </w:pPr>
  </w:style>
  <w:style w:type="paragraph" w:styleId="11">
    <w:name w:val="toc 4"/>
    <w:basedOn w:val="1"/>
    <w:next w:val="1"/>
    <w:uiPriority w:val="0"/>
    <w:pPr>
      <w:ind w:left="1260" w:leftChars="600"/>
    </w:pPr>
  </w:style>
  <w:style w:type="paragraph" w:styleId="12">
    <w:name w:val="toc 5"/>
    <w:basedOn w:val="1"/>
    <w:next w:val="1"/>
    <w:uiPriority w:val="0"/>
    <w:pPr>
      <w:ind w:left="1680" w:leftChars="800"/>
    </w:pPr>
  </w:style>
  <w:style w:type="paragraph" w:styleId="13">
    <w:name w:val="toc 6"/>
    <w:basedOn w:val="1"/>
    <w:next w:val="1"/>
    <w:uiPriority w:val="0"/>
    <w:pPr>
      <w:ind w:left="2100" w:leftChars="1000"/>
    </w:pPr>
  </w:style>
  <w:style w:type="paragraph" w:styleId="14">
    <w:name w:val="toc 7"/>
    <w:basedOn w:val="1"/>
    <w:next w:val="1"/>
    <w:uiPriority w:val="0"/>
    <w:pPr>
      <w:ind w:left="2520" w:leftChars="1200"/>
    </w:pPr>
  </w:style>
  <w:style w:type="paragraph" w:styleId="15">
    <w:name w:val="toc 8"/>
    <w:basedOn w:val="1"/>
    <w:next w:val="1"/>
    <w:uiPriority w:val="0"/>
    <w:pPr>
      <w:ind w:left="2940" w:leftChars="1400"/>
    </w:pPr>
  </w:style>
  <w:style w:type="paragraph" w:styleId="16">
    <w:name w:val="toc 9"/>
    <w:basedOn w:val="1"/>
    <w:next w:val="1"/>
    <w:uiPriority w:val="0"/>
    <w:pPr>
      <w:ind w:left="3360" w:leftChars="1600"/>
    </w:pPr>
  </w:style>
  <w:style w:type="character" w:styleId="18">
    <w:name w:val="HTML Cite"/>
    <w:basedOn w:val="17"/>
    <w:uiPriority w:val="0"/>
    <w:rPr>
      <w:i/>
      <w:iCs/>
    </w:rPr>
  </w:style>
  <w:style w:type="character" w:styleId="19">
    <w:name w:val="HTML Code"/>
    <w:basedOn w:val="17"/>
    <w:uiPriority w:val="0"/>
    <w:rPr>
      <w:rFonts w:ascii="Courier New" w:hAnsi="Courier New" w:cs="Courier New"/>
      <w:sz w:val="20"/>
      <w:szCs w:val="20"/>
    </w:rPr>
  </w:style>
  <w:style w:type="character" w:styleId="20">
    <w:name w:val="HTML Typewriter"/>
    <w:basedOn w:val="17"/>
    <w:uiPriority w:val="0"/>
    <w:rPr>
      <w:rFonts w:ascii="Courier New" w:hAnsi="Courier New" w:cs="Courier New"/>
      <w:sz w:val="20"/>
      <w:szCs w:val="20"/>
    </w:rPr>
  </w:style>
  <w:style w:type="character" w:styleId="21">
    <w:name w:val="Hyperlink"/>
    <w:basedOn w:val="17"/>
    <w:uiPriority w:val="0"/>
    <w:rPr>
      <w:color w:val="0000FF"/>
      <w:u w:val="single"/>
    </w:rPr>
  </w:style>
  <w:style w:type="character" w:styleId="22">
    <w:name w:val="Strong"/>
    <w:basedOn w:val="17"/>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hyperlink" Target="tpc.gjuonline.ac.in" TargetMode="External"/><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GIF"/><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34</Pages>
  <Words>4181</Words>
  <Characters>30746</Characters>
  <Lines>0</Lines>
  <Paragraphs>0</Paragraphs>
  <ScaleCrop>false</ScaleCrop>
  <LinksUpToDate>false</LinksUpToDate>
  <CharactersWithSpaces>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2018-01-24T03:56:00Z</dcterms:created>
  <dc:creator>rg</dc:creator>
  <cp:lastModifiedBy>rg</cp:lastModifiedBy>
  <dcterms:modified xsi:type="dcterms:W3CDTF">2018-01-24T08:58:27Z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16393-10.1.0.5672</vt:lpwstr>
  </property>
</Properties>
</file>